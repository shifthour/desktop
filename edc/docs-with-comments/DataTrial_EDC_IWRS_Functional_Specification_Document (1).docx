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2D3DF" w14:textId="77777777" w:rsidR="004B6649" w:rsidRDefault="00A84654">
      <w:pPr>
        <w:pStyle w:val="Heading1"/>
      </w:pPr>
      <w:bookmarkStart w:id="0" w:name="functional-specification-document"/>
      <w:r>
        <w:t>Functional Specification Document</w:t>
      </w:r>
    </w:p>
    <w:p w14:paraId="14F6CB09" w14:textId="77777777" w:rsidR="004B6649" w:rsidRDefault="00A84654">
      <w:pPr>
        <w:pStyle w:val="Heading1"/>
      </w:pPr>
      <w:bookmarkStart w:id="1" w:name="datatrial-edciwrs-system"/>
      <w:bookmarkEnd w:id="0"/>
      <w:r>
        <w:t>DataTrial EDC/IWRS System</w:t>
      </w:r>
    </w:p>
    <w:p w14:paraId="5AD7D483" w14:textId="77777777" w:rsidR="004B6649" w:rsidRDefault="00A84654">
      <w:r>
        <w:pict w14:anchorId="10393F71">
          <v:rect id="_x0000_i1025" style="width:0;height:1.5pt" o:hralign="center" o:hrstd="t" o:hr="t"/>
        </w:pict>
      </w:r>
    </w:p>
    <w:p w14:paraId="250080EE" w14:textId="77777777" w:rsidR="004B6649" w:rsidRDefault="00A84654">
      <w:pPr>
        <w:pStyle w:val="FirstParagraph"/>
      </w:pPr>
      <w:r>
        <w:rPr>
          <w:b/>
          <w:bCs/>
        </w:rPr>
        <w:t>Document Version:</w:t>
      </w:r>
      <w:r>
        <w:t xml:space="preserve"> 1.0 </w:t>
      </w:r>
      <w:r>
        <w:rPr>
          <w:b/>
          <w:bCs/>
        </w:rPr>
        <w:t>Date:</w:t>
      </w:r>
      <w:r>
        <w:t xml:space="preserve"> January 27, 2026 </w:t>
      </w:r>
      <w:r>
        <w:rPr>
          <w:b/>
          <w:bCs/>
        </w:rPr>
        <w:t>Classification:</w:t>
      </w:r>
      <w:r>
        <w:t xml:space="preserve"> Confidential</w:t>
      </w:r>
    </w:p>
    <w:p w14:paraId="1F5EEE0C" w14:textId="77777777" w:rsidR="004B6649" w:rsidRDefault="00A84654">
      <w:r>
        <w:pict w14:anchorId="7F4392C9">
          <v:rect id="_x0000_i1026" style="width:0;height:1.5pt" o:hralign="center" o:hrstd="t" o:hr="t"/>
        </w:pict>
      </w:r>
    </w:p>
    <w:p w14:paraId="17DF160F" w14:textId="77777777" w:rsidR="004B6649" w:rsidRDefault="00A84654">
      <w:pPr>
        <w:pStyle w:val="Heading2"/>
      </w:pPr>
      <w:bookmarkStart w:id="2" w:name="table-of-contents"/>
      <w:r>
        <w:t>Table of Contents</w:t>
      </w:r>
    </w:p>
    <w:p w14:paraId="645DECCD" w14:textId="77777777" w:rsidR="004B6649" w:rsidRDefault="00A84654">
      <w:pPr>
        <w:pStyle w:val="Compact"/>
        <w:numPr>
          <w:ilvl w:val="0"/>
          <w:numId w:val="2"/>
        </w:numPr>
      </w:pPr>
      <w:hyperlink w:anchor="Xe3d0fc0bea9a42ce7605565d0964033d7f6ee47">
        <w:r>
          <w:rPr>
            <w:rStyle w:val="Hyperlink"/>
          </w:rPr>
          <w:t>Introduction</w:t>
        </w:r>
      </w:hyperlink>
    </w:p>
    <w:p w14:paraId="02526CE3" w14:textId="77777777" w:rsidR="004B6649" w:rsidRDefault="00A84654">
      <w:pPr>
        <w:pStyle w:val="Compact"/>
        <w:numPr>
          <w:ilvl w:val="0"/>
          <w:numId w:val="2"/>
        </w:numPr>
      </w:pPr>
      <w:hyperlink w:anchor="X8a80912d3caa5457d0310807dbdc0a92c1ba300">
        <w:r>
          <w:rPr>
            <w:rStyle w:val="Hyperlink"/>
          </w:rPr>
          <w:t>Purpose and Scope</w:t>
        </w:r>
      </w:hyperlink>
    </w:p>
    <w:p w14:paraId="2F27EFF9" w14:textId="77777777" w:rsidR="004B6649" w:rsidRDefault="00A84654">
      <w:pPr>
        <w:pStyle w:val="Compact"/>
        <w:numPr>
          <w:ilvl w:val="0"/>
          <w:numId w:val="2"/>
        </w:numPr>
      </w:pPr>
      <w:hyperlink w:anchor="X90aa7491bd71dab2ba7722f5a688d14688ee232">
        <w:r>
          <w:rPr>
            <w:rStyle w:val="Hyperlink"/>
          </w:rPr>
          <w:t>Regulatory Compliance</w:t>
        </w:r>
      </w:hyperlink>
    </w:p>
    <w:p w14:paraId="2A2DDD15" w14:textId="77777777" w:rsidR="004B6649" w:rsidRDefault="00A84654">
      <w:pPr>
        <w:pStyle w:val="Compact"/>
        <w:numPr>
          <w:ilvl w:val="0"/>
          <w:numId w:val="2"/>
        </w:numPr>
      </w:pPr>
      <w:hyperlink w:anchor="X7e36ab40ec940499181188b4d74a4629e58bd35">
        <w:r>
          <w:rPr>
            <w:rStyle w:val="Hyperlink"/>
          </w:rPr>
          <w:t>System Overview</w:t>
        </w:r>
      </w:hyperlink>
    </w:p>
    <w:p w14:paraId="3C872CE5" w14:textId="77777777" w:rsidR="004B6649" w:rsidRDefault="00A84654">
      <w:pPr>
        <w:pStyle w:val="Compact"/>
        <w:numPr>
          <w:ilvl w:val="0"/>
          <w:numId w:val="2"/>
        </w:numPr>
      </w:pPr>
      <w:hyperlink w:anchor="X5d3849d8b6c05ceb6d6c8a44149be33f0415e33">
        <w:r>
          <w:rPr>
            <w:rStyle w:val="Hyperlink"/>
          </w:rPr>
          <w:t>Technical Requirements</w:t>
        </w:r>
      </w:hyperlink>
    </w:p>
    <w:p w14:paraId="28D224DC" w14:textId="77777777" w:rsidR="004B6649" w:rsidRDefault="00A84654">
      <w:pPr>
        <w:pStyle w:val="Compact"/>
        <w:numPr>
          <w:ilvl w:val="0"/>
          <w:numId w:val="2"/>
        </w:numPr>
      </w:pPr>
      <w:hyperlink w:anchor="X06a0de61c763fb9f71899c6eab5498e7a1e7314">
        <w:r>
          <w:rPr>
            <w:rStyle w:val="Hyperlink"/>
          </w:rPr>
          <w:t>Functional Requirements</w:t>
        </w:r>
      </w:hyperlink>
    </w:p>
    <w:p w14:paraId="20DCD355" w14:textId="77777777" w:rsidR="004B6649" w:rsidRDefault="00A84654">
      <w:pPr>
        <w:pStyle w:val="Compact"/>
        <w:numPr>
          <w:ilvl w:val="1"/>
          <w:numId w:val="3"/>
        </w:numPr>
      </w:pPr>
      <w:r>
        <w:t xml:space="preserve">6.1 </w:t>
      </w:r>
      <w:hyperlink w:anchor="Xf0cbf53d9b70d5456d50d688937da1b8ad91611">
        <w:r>
          <w:rPr>
            <w:rStyle w:val="Hyperlink"/>
          </w:rPr>
          <w:t>User Management</w:t>
        </w:r>
      </w:hyperlink>
    </w:p>
    <w:p w14:paraId="52A41B53" w14:textId="77777777" w:rsidR="004B6649" w:rsidRDefault="00A84654">
      <w:pPr>
        <w:pStyle w:val="Compact"/>
        <w:numPr>
          <w:ilvl w:val="1"/>
          <w:numId w:val="3"/>
        </w:numPr>
      </w:pPr>
      <w:r>
        <w:t xml:space="preserve">6.2 </w:t>
      </w:r>
      <w:hyperlink w:anchor="X529e1cdb0659608373dd4338c778ac48087e20f">
        <w:r>
          <w:rPr>
            <w:rStyle w:val="Hyperlink"/>
          </w:rPr>
          <w:t>Navigation Administration</w:t>
        </w:r>
      </w:hyperlink>
    </w:p>
    <w:p w14:paraId="7CB928DF" w14:textId="77777777" w:rsidR="004B6649" w:rsidRDefault="00A84654">
      <w:pPr>
        <w:pStyle w:val="Compact"/>
        <w:numPr>
          <w:ilvl w:val="1"/>
          <w:numId w:val="3"/>
        </w:numPr>
      </w:pPr>
      <w:r>
        <w:t xml:space="preserve">6.3 </w:t>
      </w:r>
      <w:hyperlink w:anchor="X64afb9843edbd9f639598d88566ce3179243d80">
        <w:r>
          <w:rPr>
            <w:rStyle w:val="Hyperlink"/>
          </w:rPr>
          <w:t>Data Security</w:t>
        </w:r>
      </w:hyperlink>
    </w:p>
    <w:p w14:paraId="6661FE87" w14:textId="77777777" w:rsidR="004B6649" w:rsidRDefault="00A84654">
      <w:pPr>
        <w:pStyle w:val="Compact"/>
        <w:numPr>
          <w:ilvl w:val="1"/>
          <w:numId w:val="3"/>
        </w:numPr>
      </w:pPr>
      <w:r>
        <w:t xml:space="preserve">6.4 </w:t>
      </w:r>
      <w:hyperlink w:anchor="X1c61cd0c705e10480740b37792c0bf8c366c55c">
        <w:r>
          <w:rPr>
            <w:rStyle w:val="Hyperlink"/>
          </w:rPr>
          <w:t>Home Page</w:t>
        </w:r>
      </w:hyperlink>
    </w:p>
    <w:p w14:paraId="586E6346" w14:textId="77777777" w:rsidR="004B6649" w:rsidRDefault="00A84654">
      <w:pPr>
        <w:pStyle w:val="Compact"/>
        <w:numPr>
          <w:ilvl w:val="1"/>
          <w:numId w:val="3"/>
        </w:numPr>
      </w:pPr>
      <w:r>
        <w:t xml:space="preserve">6.5 </w:t>
      </w:r>
      <w:hyperlink w:anchor="X14f45f6c1319d490901efa673bf29822ff5f7b3">
        <w:r>
          <w:rPr>
            <w:rStyle w:val="Hyperlink"/>
          </w:rPr>
          <w:t>Audit Trail</w:t>
        </w:r>
      </w:hyperlink>
    </w:p>
    <w:p w14:paraId="1DE3534B" w14:textId="77777777" w:rsidR="004B6649" w:rsidRDefault="00A84654">
      <w:pPr>
        <w:pStyle w:val="Compact"/>
        <w:numPr>
          <w:ilvl w:val="1"/>
          <w:numId w:val="3"/>
        </w:numPr>
      </w:pPr>
      <w:r>
        <w:t xml:space="preserve">6.6 </w:t>
      </w:r>
      <w:hyperlink w:anchor="X383f368607bbacba5eda9748e6b27fe155badd3">
        <w:r>
          <w:rPr>
            <w:rStyle w:val="Hyperlink"/>
          </w:rPr>
          <w:t>Scalability</w:t>
        </w:r>
      </w:hyperlink>
    </w:p>
    <w:p w14:paraId="34FF1613" w14:textId="77777777" w:rsidR="004B6649" w:rsidRDefault="00A84654">
      <w:pPr>
        <w:pStyle w:val="Compact"/>
        <w:numPr>
          <w:ilvl w:val="1"/>
          <w:numId w:val="3"/>
        </w:numPr>
      </w:pPr>
      <w:r>
        <w:t xml:space="preserve">6.7 </w:t>
      </w:r>
      <w:hyperlink w:anchor="Xaef0febd8e7efa0e53b8e7026935851ec8b0926">
        <w:r>
          <w:rPr>
            <w:rStyle w:val="Hyperlink"/>
          </w:rPr>
          <w:t>Study Setup</w:t>
        </w:r>
      </w:hyperlink>
    </w:p>
    <w:p w14:paraId="38FEA8BA" w14:textId="77777777" w:rsidR="004B6649" w:rsidRDefault="00A84654">
      <w:pPr>
        <w:pStyle w:val="Compact"/>
        <w:numPr>
          <w:ilvl w:val="1"/>
          <w:numId w:val="3"/>
        </w:numPr>
      </w:pPr>
      <w:r>
        <w:t xml:space="preserve">6.8 </w:t>
      </w:r>
      <w:hyperlink w:anchor="Xe67e89dd7c730b429398294a1d4fed06a7a530b">
        <w:r>
          <w:rPr>
            <w:rStyle w:val="Hyperlink"/>
          </w:rPr>
          <w:t>CRF Builder</w:t>
        </w:r>
      </w:hyperlink>
    </w:p>
    <w:p w14:paraId="1C9BA889" w14:textId="77777777" w:rsidR="004B6649" w:rsidRDefault="00A84654">
      <w:pPr>
        <w:pStyle w:val="Compact"/>
        <w:numPr>
          <w:ilvl w:val="1"/>
          <w:numId w:val="3"/>
        </w:numPr>
      </w:pPr>
      <w:r>
        <w:t xml:space="preserve">6.9 </w:t>
      </w:r>
      <w:hyperlink w:anchor="Xff35823776619aa2ea20425d0eb7a14b42bb9e4">
        <w:r>
          <w:rPr>
            <w:rStyle w:val="Hyperlink"/>
          </w:rPr>
          <w:t>Query Management</w:t>
        </w:r>
      </w:hyperlink>
    </w:p>
    <w:p w14:paraId="1A9D55C1" w14:textId="77777777" w:rsidR="004B6649" w:rsidRDefault="00A84654">
      <w:pPr>
        <w:pStyle w:val="Compact"/>
        <w:numPr>
          <w:ilvl w:val="1"/>
          <w:numId w:val="3"/>
        </w:numPr>
      </w:pPr>
      <w:r>
        <w:t xml:space="preserve">6.10 </w:t>
      </w:r>
      <w:hyperlink w:anchor="X9a308ed2d7850984c9c0e2b77e73b015f5b78da">
        <w:r>
          <w:rPr>
            <w:rStyle w:val="Hyperlink"/>
          </w:rPr>
          <w:t>Lab Data Upload</w:t>
        </w:r>
      </w:hyperlink>
    </w:p>
    <w:p w14:paraId="20EF999E" w14:textId="77777777" w:rsidR="004B6649" w:rsidRDefault="00A84654">
      <w:pPr>
        <w:pStyle w:val="Compact"/>
        <w:numPr>
          <w:ilvl w:val="1"/>
          <w:numId w:val="3"/>
        </w:numPr>
      </w:pPr>
      <w:r>
        <w:t xml:space="preserve">6.11 </w:t>
      </w:r>
      <w:hyperlink w:anchor="X9fd1d7b532aef83403626d2b0cb0bc2a73969e6">
        <w:r>
          <w:rPr>
            <w:rStyle w:val="Hyperlink"/>
          </w:rPr>
          <w:t>IWRS Module</w:t>
        </w:r>
      </w:hyperlink>
    </w:p>
    <w:p w14:paraId="22E50756" w14:textId="77777777" w:rsidR="004B6649" w:rsidRDefault="00A84654">
      <w:pPr>
        <w:pStyle w:val="Compact"/>
        <w:numPr>
          <w:ilvl w:val="1"/>
          <w:numId w:val="3"/>
        </w:numPr>
      </w:pPr>
      <w:r>
        <w:t xml:space="preserve">6.12 </w:t>
      </w:r>
      <w:hyperlink w:anchor="X4d19e42fe2bb2c237531d915ad6b426ca7d0162">
        <w:r>
          <w:rPr>
            <w:rStyle w:val="Hyperlink"/>
          </w:rPr>
          <w:t>Subject Visit Management</w:t>
        </w:r>
      </w:hyperlink>
    </w:p>
    <w:p w14:paraId="475725EA" w14:textId="77777777" w:rsidR="004B6649" w:rsidRDefault="00A84654">
      <w:pPr>
        <w:pStyle w:val="Compact"/>
        <w:numPr>
          <w:ilvl w:val="1"/>
          <w:numId w:val="3"/>
        </w:numPr>
      </w:pPr>
      <w:r>
        <w:t xml:space="preserve">6.13 </w:t>
      </w:r>
      <w:hyperlink w:anchor="Xbaae180e44ad2ed66b2455a7d3dc843133e62fd">
        <w:r>
          <w:rPr>
            <w:rStyle w:val="Hyperlink"/>
          </w:rPr>
          <w:t>IP Management</w:t>
        </w:r>
      </w:hyperlink>
    </w:p>
    <w:p w14:paraId="75565A45" w14:textId="77777777" w:rsidR="004B6649" w:rsidRDefault="00A84654">
      <w:pPr>
        <w:pStyle w:val="Compact"/>
        <w:numPr>
          <w:ilvl w:val="1"/>
          <w:numId w:val="3"/>
        </w:numPr>
      </w:pPr>
      <w:r>
        <w:t xml:space="preserve">6.14 </w:t>
      </w:r>
      <w:hyperlink w:anchor="Xe6521016618724a98d7e8625af4f1b249afd208">
        <w:r>
          <w:rPr>
            <w:rStyle w:val="Hyperlink"/>
          </w:rPr>
          <w:t>Reports</w:t>
        </w:r>
      </w:hyperlink>
    </w:p>
    <w:p w14:paraId="0CD20839" w14:textId="77777777" w:rsidR="004B6649" w:rsidRDefault="00A84654">
      <w:pPr>
        <w:pStyle w:val="Compact"/>
        <w:numPr>
          <w:ilvl w:val="1"/>
          <w:numId w:val="3"/>
        </w:numPr>
      </w:pPr>
      <w:r>
        <w:t xml:space="preserve">6.15 </w:t>
      </w:r>
      <w:hyperlink w:anchor="Xa70178f39ca93b8cc38c3cbb28dc57d5bc71b30">
        <w:r>
          <w:rPr>
            <w:rStyle w:val="Hyperlink"/>
          </w:rPr>
          <w:t>Data Extract</w:t>
        </w:r>
      </w:hyperlink>
    </w:p>
    <w:p w14:paraId="70922F9F" w14:textId="77777777" w:rsidR="004B6649" w:rsidRDefault="00A84654">
      <w:pPr>
        <w:pStyle w:val="Compact"/>
        <w:numPr>
          <w:ilvl w:val="0"/>
          <w:numId w:val="2"/>
        </w:numPr>
      </w:pPr>
      <w:hyperlink w:anchor="X3957cd5c2a5b77d996f155e3634ae1569fae050">
        <w:r>
          <w:rPr>
            <w:rStyle w:val="Hyperlink"/>
          </w:rPr>
          <w:t>User Roles and Responsibilities</w:t>
        </w:r>
      </w:hyperlink>
    </w:p>
    <w:p w14:paraId="3339DA74" w14:textId="77777777" w:rsidR="004B6649" w:rsidRDefault="00A84654">
      <w:pPr>
        <w:pStyle w:val="Compact"/>
        <w:numPr>
          <w:ilvl w:val="0"/>
          <w:numId w:val="2"/>
        </w:numPr>
      </w:pPr>
      <w:hyperlink w:anchor="X9c81c3df9174b48c0fd3045b8dd7ef96745e80a">
        <w:r>
          <w:rPr>
            <w:rStyle w:val="Hyperlink"/>
          </w:rPr>
          <w:t>Backup and Recovery</w:t>
        </w:r>
      </w:hyperlink>
    </w:p>
    <w:p w14:paraId="4D7E5900" w14:textId="77777777" w:rsidR="004B6649" w:rsidRDefault="00A84654">
      <w:pPr>
        <w:pStyle w:val="Compact"/>
        <w:numPr>
          <w:ilvl w:val="0"/>
          <w:numId w:val="2"/>
        </w:numPr>
      </w:pPr>
      <w:hyperlink w:anchor="Xbc1ddfa009666b91e23a0d2b9e0e2769988e9d7">
        <w:r>
          <w:rPr>
            <w:rStyle w:val="Hyperlink"/>
          </w:rPr>
          <w:t>Issue Management</w:t>
        </w:r>
      </w:hyperlink>
    </w:p>
    <w:p w14:paraId="03292C12" w14:textId="77777777" w:rsidR="004B6649" w:rsidRDefault="00A84654">
      <w:pPr>
        <w:pStyle w:val="Compact"/>
        <w:numPr>
          <w:ilvl w:val="0"/>
          <w:numId w:val="2"/>
        </w:numPr>
      </w:pPr>
      <w:hyperlink w:anchor="X78650e0301b88b41d1f9cd39c3bfe4947a94ced">
        <w:r>
          <w:rPr>
            <w:rStyle w:val="Hyperlink"/>
          </w:rPr>
          <w:t>Appendices</w:t>
        </w:r>
      </w:hyperlink>
    </w:p>
    <w:p w14:paraId="5D8C6490" w14:textId="77777777" w:rsidR="004B6649" w:rsidRDefault="00A84654">
      <w:r>
        <w:pict w14:anchorId="5E6326D3">
          <v:rect id="_x0000_i1027" style="width:0;height:1.5pt" o:hralign="center" o:hrstd="t" o:hr="t"/>
        </w:pict>
      </w:r>
    </w:p>
    <w:p w14:paraId="6DFAC0BA" w14:textId="77777777" w:rsidR="004B6649" w:rsidRDefault="00A84654">
      <w:pPr>
        <w:pStyle w:val="Heading2"/>
      </w:pPr>
      <w:bookmarkStart w:id="3" w:name="introduction"/>
      <w:bookmarkEnd w:id="2"/>
      <w:r>
        <w:lastRenderedPageBreak/>
        <w:t>1. Introduction</w:t>
      </w:r>
    </w:p>
    <w:p w14:paraId="47C09D4D" w14:textId="77777777" w:rsidR="004B6649" w:rsidRDefault="00A84654">
      <w:pPr>
        <w:pStyle w:val="FirstParagraph"/>
      </w:pPr>
      <w:r>
        <w:t>This Functional Specification Document (FSD) defines the functional requirements for the DataTrial EDC/IWRS (Electronic Data Capture / Interactive Web Response Syst</w:t>
      </w:r>
      <w:r>
        <w:t>em) application. The system is designed to enable clinical research organizations and sponsors to plan and manage clinical trial operations effectively and efficiently.</w:t>
      </w:r>
    </w:p>
    <w:p w14:paraId="435F6505" w14:textId="77777777" w:rsidR="004B6649" w:rsidRDefault="00A84654">
      <w:pPr>
        <w:pStyle w:val="BodyText"/>
      </w:pPr>
      <w:r>
        <w:t>The DataTrial EDC/IWRS is a fully web-based solution that provides a centralized clinic</w:t>
      </w:r>
      <w:r>
        <w:t>al trial database, offering users access to the most relevant and up-to-date information based on their specific roles and responsibilities.</w:t>
      </w:r>
    </w:p>
    <w:p w14:paraId="3DB346AF" w14:textId="77777777" w:rsidR="004B6649" w:rsidRDefault="00A84654">
      <w:r>
        <w:pict w14:anchorId="1CD54598">
          <v:rect id="_x0000_i1028" style="width:0;height:1.5pt" o:hralign="center" o:hrstd="t" o:hr="t"/>
        </w:pict>
      </w:r>
    </w:p>
    <w:p w14:paraId="21AB878F" w14:textId="77777777" w:rsidR="004B6649" w:rsidRDefault="00A84654">
      <w:pPr>
        <w:pStyle w:val="Heading2"/>
      </w:pPr>
      <w:bookmarkStart w:id="4" w:name="purpose-and-scope"/>
      <w:bookmarkEnd w:id="3"/>
      <w:r>
        <w:t>2. Purpose and Scope</w:t>
      </w:r>
    </w:p>
    <w:p w14:paraId="4C7C4693" w14:textId="77777777" w:rsidR="004B6649" w:rsidRDefault="00A84654">
      <w:pPr>
        <w:pStyle w:val="Heading3"/>
      </w:pPr>
      <w:bookmarkStart w:id="5" w:name="purpose"/>
      <w:r>
        <w:t>2.1 Purpose</w:t>
      </w:r>
    </w:p>
    <w:p w14:paraId="56AC5622" w14:textId="77777777" w:rsidR="004B6649" w:rsidRDefault="00A84654">
      <w:pPr>
        <w:pStyle w:val="FirstParagraph"/>
      </w:pPr>
      <w:r>
        <w:t xml:space="preserve">The purpose of this document is to: - Define the functions and capabilities the </w:t>
      </w:r>
      <w:r>
        <w:t>software system must provide - Define the requirements of the DataTrial EDC/IWRS application - Enable global clinical research organizations and sponsors to maintain a centralized clinical trial database</w:t>
      </w:r>
    </w:p>
    <w:p w14:paraId="2C71434C" w14:textId="77777777" w:rsidR="004B6649" w:rsidRDefault="00A84654">
      <w:pPr>
        <w:pStyle w:val="Heading3"/>
      </w:pPr>
      <w:bookmarkStart w:id="6" w:name="scope"/>
      <w:bookmarkEnd w:id="5"/>
      <w:r>
        <w:t>2.2 Scope</w:t>
      </w:r>
    </w:p>
    <w:p w14:paraId="102F987F" w14:textId="77777777" w:rsidR="004B6649" w:rsidRDefault="00A84654">
      <w:pPr>
        <w:pStyle w:val="FirstParagraph"/>
      </w:pPr>
      <w:r>
        <w:t>The system provides real-time and relevant</w:t>
      </w:r>
      <w:r>
        <w:t xml:space="preserve"> information accessible to all trial participants including: - CRAs (Clinical Research Associates) managing sites - Regional Managers responsible for geographic areas - Global Trial Managers managing global trials - Sponsor Project Managers</w:t>
      </w:r>
    </w:p>
    <w:p w14:paraId="0CFA0A78" w14:textId="77777777" w:rsidR="004B6649" w:rsidRDefault="00A84654">
      <w:pPr>
        <w:pStyle w:val="Heading3"/>
      </w:pPr>
      <w:bookmarkStart w:id="7" w:name="intended-users"/>
      <w:bookmarkEnd w:id="6"/>
      <w:r>
        <w:t>2.3 Intended Us</w:t>
      </w:r>
      <w:r>
        <w:t>ers</w:t>
      </w:r>
    </w:p>
    <w:tbl>
      <w:tblPr>
        <w:tblStyle w:val="Table"/>
        <w:tblW w:w="0" w:type="auto"/>
        <w:tblLook w:val="0020" w:firstRow="1" w:lastRow="0" w:firstColumn="0" w:lastColumn="0" w:noHBand="0" w:noVBand="0"/>
      </w:tblPr>
      <w:tblGrid>
        <w:gridCol w:w="3660"/>
        <w:gridCol w:w="2253"/>
      </w:tblGrid>
      <w:tr w:rsidR="004B6649" w14:paraId="71B433A8"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6F705843" w14:textId="77777777" w:rsidR="004B6649" w:rsidRDefault="00A84654">
            <w:pPr>
              <w:pStyle w:val="Compact"/>
            </w:pPr>
            <w:r>
              <w:t>Role</w:t>
            </w:r>
          </w:p>
        </w:tc>
        <w:tc>
          <w:tcPr>
            <w:tcW w:w="0" w:type="auto"/>
          </w:tcPr>
          <w:p w14:paraId="43F6E4CC" w14:textId="77777777" w:rsidR="004B6649" w:rsidRDefault="00A84654">
            <w:pPr>
              <w:pStyle w:val="Compact"/>
            </w:pPr>
            <w:r>
              <w:t>Access Type</w:t>
            </w:r>
          </w:p>
        </w:tc>
      </w:tr>
      <w:tr w:rsidR="004B6649" w14:paraId="5D13B1D5" w14:textId="77777777">
        <w:tc>
          <w:tcPr>
            <w:tcW w:w="0" w:type="auto"/>
          </w:tcPr>
          <w:p w14:paraId="292EB429" w14:textId="77777777" w:rsidR="004B6649" w:rsidRDefault="00A84654">
            <w:pPr>
              <w:pStyle w:val="Compact"/>
            </w:pPr>
            <w:r>
              <w:t>CRA (Clinical Research Associate)</w:t>
            </w:r>
          </w:p>
        </w:tc>
        <w:tc>
          <w:tcPr>
            <w:tcW w:w="0" w:type="auto"/>
          </w:tcPr>
          <w:p w14:paraId="7FC253BF" w14:textId="72BEF568" w:rsidR="004B6649" w:rsidRDefault="00A84654">
            <w:pPr>
              <w:pStyle w:val="Compact"/>
            </w:pPr>
            <w:r>
              <w:t>Blinded</w:t>
            </w:r>
            <w:r w:rsidR="00154AA6">
              <w:t>/ Unblinded</w:t>
            </w:r>
          </w:p>
        </w:tc>
      </w:tr>
      <w:tr w:rsidR="004B6649" w14:paraId="2825202B" w14:textId="77777777">
        <w:tc>
          <w:tcPr>
            <w:tcW w:w="0" w:type="auto"/>
          </w:tcPr>
          <w:p w14:paraId="579A2480" w14:textId="77777777" w:rsidR="004B6649" w:rsidRDefault="00A84654">
            <w:pPr>
              <w:pStyle w:val="Compact"/>
            </w:pPr>
            <w:r>
              <w:t>PM (Project Manager)</w:t>
            </w:r>
          </w:p>
        </w:tc>
        <w:tc>
          <w:tcPr>
            <w:tcW w:w="0" w:type="auto"/>
          </w:tcPr>
          <w:p w14:paraId="4F772076" w14:textId="28B40700" w:rsidR="004B6649" w:rsidRDefault="00A84654">
            <w:pPr>
              <w:pStyle w:val="Compact"/>
            </w:pPr>
            <w:r>
              <w:t>Blinded</w:t>
            </w:r>
            <w:r w:rsidR="00154AA6">
              <w:t>/ Unblinded</w:t>
            </w:r>
          </w:p>
        </w:tc>
      </w:tr>
      <w:tr w:rsidR="004B6649" w14:paraId="37E7B805" w14:textId="77777777">
        <w:tc>
          <w:tcPr>
            <w:tcW w:w="0" w:type="auto"/>
          </w:tcPr>
          <w:p w14:paraId="334FC82C" w14:textId="77777777" w:rsidR="004B6649" w:rsidRDefault="00A84654">
            <w:pPr>
              <w:pStyle w:val="Compact"/>
            </w:pPr>
            <w:r>
              <w:t>DM (Data Manager)</w:t>
            </w:r>
          </w:p>
        </w:tc>
        <w:tc>
          <w:tcPr>
            <w:tcW w:w="0" w:type="auto"/>
          </w:tcPr>
          <w:p w14:paraId="16BEFC74" w14:textId="1D7D600C" w:rsidR="004B6649" w:rsidRDefault="00A84654">
            <w:pPr>
              <w:pStyle w:val="Compact"/>
            </w:pPr>
            <w:r>
              <w:t>Blinded</w:t>
            </w:r>
            <w:r w:rsidR="00154AA6">
              <w:t>/ Unblinded</w:t>
            </w:r>
          </w:p>
        </w:tc>
      </w:tr>
      <w:tr w:rsidR="004B6649" w14:paraId="5B528050" w14:textId="77777777">
        <w:tc>
          <w:tcPr>
            <w:tcW w:w="0" w:type="auto"/>
          </w:tcPr>
          <w:p w14:paraId="4F8B7567" w14:textId="77777777" w:rsidR="004B6649" w:rsidRDefault="00A84654">
            <w:pPr>
              <w:pStyle w:val="Compact"/>
            </w:pPr>
            <w:r>
              <w:t>Sponsor</w:t>
            </w:r>
          </w:p>
        </w:tc>
        <w:tc>
          <w:tcPr>
            <w:tcW w:w="0" w:type="auto"/>
          </w:tcPr>
          <w:p w14:paraId="3423C53D" w14:textId="6DDA660D" w:rsidR="004B6649" w:rsidRDefault="00A84654">
            <w:pPr>
              <w:pStyle w:val="Compact"/>
            </w:pPr>
            <w:r>
              <w:t>Blinded</w:t>
            </w:r>
            <w:r w:rsidR="00154AA6">
              <w:t>/ Unblinded</w:t>
            </w:r>
          </w:p>
        </w:tc>
      </w:tr>
      <w:tr w:rsidR="004B6649" w14:paraId="75149EDB" w14:textId="77777777">
        <w:tc>
          <w:tcPr>
            <w:tcW w:w="0" w:type="auto"/>
          </w:tcPr>
          <w:p w14:paraId="07115E06" w14:textId="77777777" w:rsidR="004B6649" w:rsidRDefault="00A84654">
            <w:pPr>
              <w:pStyle w:val="Compact"/>
            </w:pPr>
            <w:r>
              <w:t>Depot Manager/Pharmacist</w:t>
            </w:r>
          </w:p>
        </w:tc>
        <w:tc>
          <w:tcPr>
            <w:tcW w:w="0" w:type="auto"/>
          </w:tcPr>
          <w:p w14:paraId="4050C14E" w14:textId="77777777" w:rsidR="004B6649" w:rsidRDefault="00A84654">
            <w:pPr>
              <w:pStyle w:val="Compact"/>
            </w:pPr>
            <w:r>
              <w:t>Unblinded</w:t>
            </w:r>
          </w:p>
        </w:tc>
      </w:tr>
      <w:tr w:rsidR="004B6649" w14:paraId="3A32C0D8" w14:textId="77777777">
        <w:tc>
          <w:tcPr>
            <w:tcW w:w="0" w:type="auto"/>
          </w:tcPr>
          <w:p w14:paraId="331F2960" w14:textId="77777777" w:rsidR="004B6649" w:rsidRDefault="00A84654">
            <w:pPr>
              <w:pStyle w:val="Compact"/>
            </w:pPr>
            <w:r>
              <w:t>Medical Monitor</w:t>
            </w:r>
          </w:p>
        </w:tc>
        <w:tc>
          <w:tcPr>
            <w:tcW w:w="0" w:type="auto"/>
          </w:tcPr>
          <w:p w14:paraId="4D831E6B" w14:textId="6E89FBAD" w:rsidR="004B6649" w:rsidRDefault="00A84654">
            <w:pPr>
              <w:pStyle w:val="Compact"/>
            </w:pPr>
            <w:r>
              <w:t>Blinded</w:t>
            </w:r>
            <w:r w:rsidR="00154AA6">
              <w:t>/ Unblinded</w:t>
            </w:r>
          </w:p>
        </w:tc>
      </w:tr>
    </w:tbl>
    <w:p w14:paraId="481CED5E" w14:textId="77777777" w:rsidR="004B6649" w:rsidRDefault="00A84654">
      <w:r>
        <w:pict w14:anchorId="3CDBA2FF">
          <v:rect id="_x0000_i1029" style="width:0;height:1.5pt" o:hralign="center" o:hrstd="t" o:hr="t"/>
        </w:pict>
      </w:r>
    </w:p>
    <w:p w14:paraId="18CB1341" w14:textId="77777777" w:rsidR="004B6649" w:rsidRDefault="00A84654">
      <w:pPr>
        <w:pStyle w:val="Heading2"/>
      </w:pPr>
      <w:bookmarkStart w:id="8" w:name="regulatory-compliance"/>
      <w:bookmarkEnd w:id="4"/>
      <w:bookmarkEnd w:id="7"/>
      <w:r>
        <w:t>3. Regulatory Compliance</w:t>
      </w:r>
    </w:p>
    <w:p w14:paraId="41AE71DD" w14:textId="77777777" w:rsidR="004B6649" w:rsidRDefault="00A84654">
      <w:pPr>
        <w:pStyle w:val="Heading3"/>
      </w:pPr>
      <w:bookmarkStart w:id="9" w:name="ich-gcp-compliance"/>
      <w:r>
        <w:t>3.1 ICH-GCP Compliance</w:t>
      </w:r>
    </w:p>
    <w:p w14:paraId="5C530F8A" w14:textId="77777777" w:rsidR="004B6649" w:rsidRDefault="00A84654">
      <w:pPr>
        <w:pStyle w:val="FirstParagraph"/>
      </w:pPr>
      <w:r>
        <w:t>The system complies with Good Clinical Practice (GCP), an international quality standard provided by ICH (International Council for Harmonisation). This standard: - Defines a set of standards which governments can transpose into regu</w:t>
      </w:r>
      <w:r>
        <w:t xml:space="preserve">lations for clinical trials involving </w:t>
      </w:r>
      <w:r>
        <w:lastRenderedPageBreak/>
        <w:t>human subjects - Assures ethical conduct of clinical trials and safety and well-being of subjects</w:t>
      </w:r>
    </w:p>
    <w:p w14:paraId="7987FC51" w14:textId="77777777" w:rsidR="004B6649" w:rsidRDefault="00A84654">
      <w:pPr>
        <w:pStyle w:val="Heading3"/>
      </w:pPr>
      <w:bookmarkStart w:id="10" w:name="us-fda-21-cfr-part-11-compliance-urs-1.8"/>
      <w:bookmarkEnd w:id="9"/>
      <w:r>
        <w:t>3.2 US FDA 21 CFR Part 11 Compliance (URS 1.8)</w:t>
      </w:r>
    </w:p>
    <w:p w14:paraId="70E7B1CC" w14:textId="77777777" w:rsidR="004B6649" w:rsidRDefault="00A84654">
      <w:pPr>
        <w:pStyle w:val="FirstParagraph"/>
      </w:pPr>
      <w:r>
        <w:t>The system shall comply with US FDA 21 CFR Part 11 requirements which def</w:t>
      </w:r>
      <w:r>
        <w:t>ine criteria under which: - Electronic records are reliable and equivalent to paper records - Electronic signatures are reliable and equivalent to handwritten signatures</w:t>
      </w:r>
    </w:p>
    <w:tbl>
      <w:tblPr>
        <w:tblStyle w:val="Table"/>
        <w:tblW w:w="5000" w:type="pct"/>
        <w:tblLayout w:type="fixed"/>
        <w:tblLook w:val="0020" w:firstRow="1" w:lastRow="0" w:firstColumn="0" w:lastColumn="0" w:noHBand="0" w:noVBand="0"/>
      </w:tblPr>
      <w:tblGrid>
        <w:gridCol w:w="3648"/>
        <w:gridCol w:w="5928"/>
      </w:tblGrid>
      <w:tr w:rsidR="004B6649" w14:paraId="3944677F"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039CE16A" w14:textId="77777777" w:rsidR="004B6649" w:rsidRDefault="00A84654">
            <w:pPr>
              <w:pStyle w:val="Compact"/>
            </w:pPr>
            <w:r>
              <w:t>Req ID</w:t>
            </w:r>
          </w:p>
        </w:tc>
        <w:tc>
          <w:tcPr>
            <w:tcW w:w="4902" w:type="dxa"/>
          </w:tcPr>
          <w:p w14:paraId="34804E30" w14:textId="77777777" w:rsidR="004B6649" w:rsidRDefault="00A84654">
            <w:pPr>
              <w:pStyle w:val="Compact"/>
            </w:pPr>
            <w:r>
              <w:t>Description</w:t>
            </w:r>
          </w:p>
        </w:tc>
      </w:tr>
      <w:tr w:rsidR="004B6649" w14:paraId="73C59AD0" w14:textId="77777777">
        <w:tc>
          <w:tcPr>
            <w:tcW w:w="3017" w:type="dxa"/>
          </w:tcPr>
          <w:p w14:paraId="104347BC" w14:textId="77777777" w:rsidR="004B6649" w:rsidRDefault="00A84654">
            <w:pPr>
              <w:pStyle w:val="Compact"/>
            </w:pPr>
            <w:r>
              <w:t>URS 1.8.1</w:t>
            </w:r>
          </w:p>
        </w:tc>
        <w:tc>
          <w:tcPr>
            <w:tcW w:w="4902" w:type="dxa"/>
          </w:tcPr>
          <w:p w14:paraId="0023AD8D" w14:textId="77777777" w:rsidR="004B6649" w:rsidRDefault="00A84654">
            <w:pPr>
              <w:pStyle w:val="Compact"/>
            </w:pPr>
            <w:r>
              <w:t>System shall comply with the US FDA 21 CFR Part 11 requirements</w:t>
            </w:r>
          </w:p>
        </w:tc>
      </w:tr>
      <w:tr w:rsidR="004B6649" w14:paraId="5A4F6C3E" w14:textId="77777777">
        <w:tc>
          <w:tcPr>
            <w:tcW w:w="3017" w:type="dxa"/>
          </w:tcPr>
          <w:p w14:paraId="7ED11E4A" w14:textId="77777777" w:rsidR="004B6649" w:rsidRDefault="00A84654">
            <w:pPr>
              <w:pStyle w:val="Compact"/>
            </w:pPr>
            <w:r>
              <w:t>URS 1.8.2</w:t>
            </w:r>
          </w:p>
        </w:tc>
        <w:tc>
          <w:tcPr>
            <w:tcW w:w="4902" w:type="dxa"/>
          </w:tcPr>
          <w:p w14:paraId="3783E75B" w14:textId="77777777" w:rsidR="004B6649" w:rsidRDefault="00A84654">
            <w:pPr>
              <w:pStyle w:val="Compact"/>
            </w:pPr>
            <w:r>
              <w:t>The application will be a secure, web-based application that will be hosted online using a private cloud with high level of data security and 64 bit data encryption for record confi</w:t>
            </w:r>
            <w:r>
              <w:t>dentiality</w:t>
            </w:r>
          </w:p>
        </w:tc>
      </w:tr>
      <w:tr w:rsidR="004B6649" w14:paraId="4CC21EDA" w14:textId="77777777">
        <w:tc>
          <w:tcPr>
            <w:tcW w:w="3017" w:type="dxa"/>
          </w:tcPr>
          <w:p w14:paraId="33F86CBA" w14:textId="77777777" w:rsidR="004B6649" w:rsidRDefault="00A84654">
            <w:pPr>
              <w:pStyle w:val="Compact"/>
            </w:pPr>
            <w:r>
              <w:t>URS 1.8.3</w:t>
            </w:r>
          </w:p>
        </w:tc>
        <w:tc>
          <w:tcPr>
            <w:tcW w:w="4902" w:type="dxa"/>
          </w:tcPr>
          <w:p w14:paraId="5C6FEC1E" w14:textId="77777777" w:rsidR="004B6649" w:rsidRDefault="00A84654">
            <w:pPr>
              <w:pStyle w:val="Compact"/>
            </w:pPr>
            <w:r>
              <w:t>The system shall deploy electronic signatures for record authenticity and integrity</w:t>
            </w:r>
          </w:p>
        </w:tc>
      </w:tr>
    </w:tbl>
    <w:p w14:paraId="4E2676DF" w14:textId="77777777" w:rsidR="004B6649" w:rsidRDefault="00A84654">
      <w:pPr>
        <w:pStyle w:val="Heading3"/>
      </w:pPr>
      <w:bookmarkStart w:id="11" w:name="os-requirements-urs-1.9"/>
      <w:bookmarkEnd w:id="10"/>
      <w:r>
        <w:t>3.3 OS Requirements (URS 1.9)</w:t>
      </w:r>
    </w:p>
    <w:tbl>
      <w:tblPr>
        <w:tblStyle w:val="Table"/>
        <w:tblW w:w="5000" w:type="pct"/>
        <w:tblLayout w:type="fixed"/>
        <w:tblLook w:val="0020" w:firstRow="1" w:lastRow="0" w:firstColumn="0" w:lastColumn="0" w:noHBand="0" w:noVBand="0"/>
      </w:tblPr>
      <w:tblGrid>
        <w:gridCol w:w="3648"/>
        <w:gridCol w:w="5928"/>
      </w:tblGrid>
      <w:tr w:rsidR="004B6649" w14:paraId="0E10DAD1"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34AB3582" w14:textId="77777777" w:rsidR="004B6649" w:rsidRDefault="00A84654">
            <w:pPr>
              <w:pStyle w:val="Compact"/>
            </w:pPr>
            <w:r>
              <w:t>Req ID</w:t>
            </w:r>
          </w:p>
        </w:tc>
        <w:tc>
          <w:tcPr>
            <w:tcW w:w="4902" w:type="dxa"/>
          </w:tcPr>
          <w:p w14:paraId="273096AB" w14:textId="77777777" w:rsidR="004B6649" w:rsidRDefault="00A84654">
            <w:pPr>
              <w:pStyle w:val="Compact"/>
            </w:pPr>
            <w:r>
              <w:t>Description</w:t>
            </w:r>
          </w:p>
        </w:tc>
      </w:tr>
      <w:tr w:rsidR="004B6649" w14:paraId="43066487" w14:textId="77777777">
        <w:tc>
          <w:tcPr>
            <w:tcW w:w="3017" w:type="dxa"/>
          </w:tcPr>
          <w:p w14:paraId="37A73C59" w14:textId="77777777" w:rsidR="004B6649" w:rsidRDefault="00A84654">
            <w:pPr>
              <w:pStyle w:val="Compact"/>
            </w:pPr>
            <w:r>
              <w:t>URS 1.9.1</w:t>
            </w:r>
          </w:p>
        </w:tc>
        <w:tc>
          <w:tcPr>
            <w:tcW w:w="4902" w:type="dxa"/>
          </w:tcPr>
          <w:p w14:paraId="25C2F38E" w14:textId="77777777" w:rsidR="004B6649" w:rsidRDefault="00A84654">
            <w:pPr>
              <w:pStyle w:val="Compact"/>
            </w:pPr>
            <w:r>
              <w:t xml:space="preserve">EDC/IWRS is a light weight application developed on Oracle Apps. Port number 8181 should </w:t>
            </w:r>
            <w:r>
              <w:t>be unblocked. User can access the software using web-browser. Web browser must support Java Script, HTML 4.0 and CSS 1.0 standards</w:t>
            </w:r>
          </w:p>
        </w:tc>
      </w:tr>
      <w:tr w:rsidR="004B6649" w14:paraId="29392330" w14:textId="77777777">
        <w:tc>
          <w:tcPr>
            <w:tcW w:w="3017" w:type="dxa"/>
          </w:tcPr>
          <w:p w14:paraId="674B75FE" w14:textId="77777777" w:rsidR="004B6649" w:rsidRDefault="00A84654">
            <w:pPr>
              <w:pStyle w:val="Compact"/>
            </w:pPr>
            <w:r>
              <w:t>URS 1.9.2</w:t>
            </w:r>
          </w:p>
        </w:tc>
        <w:tc>
          <w:tcPr>
            <w:tcW w:w="4902" w:type="dxa"/>
          </w:tcPr>
          <w:p w14:paraId="54FA8124" w14:textId="77777777" w:rsidR="004B6649" w:rsidRDefault="00A84654">
            <w:pPr>
              <w:pStyle w:val="Compact"/>
            </w:pPr>
            <w:r>
              <w:rPr>
                <w:b/>
                <w:bCs/>
              </w:rPr>
              <w:t>Hardware Requirements:</w:t>
            </w:r>
            <w:r>
              <w:t xml:space="preserve"> CPU: Intel P2 or above, RAM: Space of at least 2GB. </w:t>
            </w:r>
            <w:r>
              <w:rPr>
                <w:b/>
                <w:bCs/>
              </w:rPr>
              <w:t>Operating System:</w:t>
            </w:r>
            <w:r>
              <w:t xml:space="preserve"> Browser (web) based a</w:t>
            </w:r>
            <w:r>
              <w:t xml:space="preserve">pplication functional in all Operating System. </w:t>
            </w:r>
            <w:r>
              <w:rPr>
                <w:b/>
                <w:bCs/>
              </w:rPr>
              <w:t>Browser:</w:t>
            </w:r>
            <w:r>
              <w:t xml:space="preserve"> Mozilla Firefox version 3.5 or later, Google Chrome version 4.0 or later, Microsoft Internet Explorer version 7.0 or later, Apple Safari version 4.0 or later. </w:t>
            </w:r>
            <w:r>
              <w:rPr>
                <w:b/>
                <w:bCs/>
              </w:rPr>
              <w:t>Internet Connection:</w:t>
            </w:r>
            <w:r>
              <w:t xml:space="preserve"> 512 Kbps or above</w:t>
            </w:r>
          </w:p>
        </w:tc>
      </w:tr>
    </w:tbl>
    <w:p w14:paraId="1007AB80" w14:textId="77777777" w:rsidR="004B6649" w:rsidRDefault="00A84654">
      <w:r>
        <w:pict w14:anchorId="5108F51D">
          <v:rect id="_x0000_i1030" style="width:0;height:1.5pt" o:hralign="center" o:hrstd="t" o:hr="t"/>
        </w:pict>
      </w:r>
    </w:p>
    <w:p w14:paraId="114B16C8" w14:textId="77777777" w:rsidR="004B6649" w:rsidRDefault="00A84654">
      <w:pPr>
        <w:pStyle w:val="Heading2"/>
      </w:pPr>
      <w:bookmarkStart w:id="12" w:name="system-overview"/>
      <w:bookmarkEnd w:id="8"/>
      <w:bookmarkEnd w:id="11"/>
      <w:r>
        <w:t>4. System Overview</w:t>
      </w:r>
    </w:p>
    <w:p w14:paraId="08B5C2DD" w14:textId="77777777" w:rsidR="004B6649" w:rsidRDefault="00A84654">
      <w:pPr>
        <w:pStyle w:val="Heading3"/>
      </w:pPr>
      <w:bookmarkStart w:id="13" w:name="system-description"/>
      <w:r>
        <w:t>4.1 System Description</w:t>
      </w:r>
    </w:p>
    <w:p w14:paraId="40014159" w14:textId="77777777" w:rsidR="004B6649" w:rsidRDefault="00A84654">
      <w:pPr>
        <w:pStyle w:val="FirstParagraph"/>
      </w:pPr>
      <w:r>
        <w:t xml:space="preserve">DataTrial EDC/IWRS application is a fully web-based solution that enables clinical research organizations and sponsors to: - Plan and manage clinical trial operations effectively and efficiently - Streamline and </w:t>
      </w:r>
      <w:r>
        <w:t>optimize their entire clinical trial operations - Maintain high-quality, audit-ready documentation and data</w:t>
      </w:r>
    </w:p>
    <w:p w14:paraId="0B34BB7E" w14:textId="77777777" w:rsidR="004B6649" w:rsidRDefault="00A84654">
      <w:pPr>
        <w:pStyle w:val="Heading3"/>
      </w:pPr>
      <w:bookmarkStart w:id="14" w:name="key-features"/>
      <w:bookmarkEnd w:id="13"/>
      <w:r>
        <w:lastRenderedPageBreak/>
        <w:t>4.2 Key Features</w:t>
      </w:r>
    </w:p>
    <w:p w14:paraId="0109812E" w14:textId="77777777" w:rsidR="004B6649" w:rsidRDefault="00A84654">
      <w:pPr>
        <w:pStyle w:val="FirstParagraph"/>
      </w:pPr>
      <w:r>
        <w:t>The system provides: - Centralized database to access all trial-related data - Role-based access control for limited access to tria</w:t>
      </w:r>
      <w:r>
        <w:t>l data based on functional role - Real-time and relevant information accessible to all trial participants</w:t>
      </w:r>
    </w:p>
    <w:p w14:paraId="64AD8239" w14:textId="77777777" w:rsidR="004B6649" w:rsidRDefault="00A84654">
      <w:pPr>
        <w:pStyle w:val="Heading3"/>
      </w:pPr>
      <w:bookmarkStart w:id="15" w:name="system-architecture"/>
      <w:bookmarkEnd w:id="14"/>
      <w:r>
        <w:t>4.3 System Architecture</w:t>
      </w:r>
    </w:p>
    <w:p w14:paraId="6F69AD9B" w14:textId="77777777" w:rsidR="004B6649" w:rsidRDefault="00A84654">
      <w:pPr>
        <w:pStyle w:val="Compact"/>
        <w:numPr>
          <w:ilvl w:val="0"/>
          <w:numId w:val="4"/>
        </w:numPr>
      </w:pPr>
      <w:r>
        <w:rPr>
          <w:b/>
          <w:bCs/>
        </w:rPr>
        <w:t>Application Type:</w:t>
      </w:r>
      <w:r>
        <w:t xml:space="preserve"> Web-based application developed on Oracle Apps</w:t>
      </w:r>
    </w:p>
    <w:p w14:paraId="44360400" w14:textId="77777777" w:rsidR="004B6649" w:rsidRDefault="00A84654">
      <w:pPr>
        <w:pStyle w:val="Compact"/>
        <w:numPr>
          <w:ilvl w:val="0"/>
          <w:numId w:val="4"/>
        </w:numPr>
      </w:pPr>
      <w:r>
        <w:rPr>
          <w:b/>
          <w:bCs/>
        </w:rPr>
        <w:t>Port:</w:t>
      </w:r>
      <w:r>
        <w:t xml:space="preserve"> 8181 (must be unblocked)</w:t>
      </w:r>
    </w:p>
    <w:p w14:paraId="67445508" w14:textId="77777777" w:rsidR="004B6649" w:rsidRDefault="00A84654">
      <w:pPr>
        <w:pStyle w:val="Compact"/>
        <w:numPr>
          <w:ilvl w:val="0"/>
          <w:numId w:val="4"/>
        </w:numPr>
      </w:pPr>
      <w:r>
        <w:rPr>
          <w:b/>
          <w:bCs/>
        </w:rPr>
        <w:t>Browser Compatibility:</w:t>
      </w:r>
    </w:p>
    <w:p w14:paraId="437EF65D" w14:textId="77777777" w:rsidR="004B6649" w:rsidRDefault="00A84654">
      <w:pPr>
        <w:pStyle w:val="Compact"/>
        <w:numPr>
          <w:ilvl w:val="1"/>
          <w:numId w:val="5"/>
        </w:numPr>
      </w:pPr>
      <w:r>
        <w:t>Mozilla Firefox version 3.5 or later</w:t>
      </w:r>
    </w:p>
    <w:p w14:paraId="78BE1B2F" w14:textId="77777777" w:rsidR="004B6649" w:rsidRDefault="00A84654">
      <w:pPr>
        <w:pStyle w:val="Compact"/>
        <w:numPr>
          <w:ilvl w:val="1"/>
          <w:numId w:val="5"/>
        </w:numPr>
      </w:pPr>
      <w:r>
        <w:t>Google Chrome version 4.0 or later</w:t>
      </w:r>
    </w:p>
    <w:p w14:paraId="3025CC44" w14:textId="77777777" w:rsidR="004B6649" w:rsidRDefault="00A84654">
      <w:pPr>
        <w:pStyle w:val="Compact"/>
        <w:numPr>
          <w:ilvl w:val="1"/>
          <w:numId w:val="5"/>
        </w:numPr>
      </w:pPr>
      <w:r>
        <w:t>Microsoft Internet Explorer version 7.0 or later</w:t>
      </w:r>
    </w:p>
    <w:p w14:paraId="351A1FA6" w14:textId="77777777" w:rsidR="004B6649" w:rsidRDefault="00A84654">
      <w:pPr>
        <w:pStyle w:val="Compact"/>
        <w:numPr>
          <w:ilvl w:val="1"/>
          <w:numId w:val="5"/>
        </w:numPr>
      </w:pPr>
      <w:r>
        <w:t>Apple Safari</w:t>
      </w:r>
    </w:p>
    <w:p w14:paraId="463D0011" w14:textId="77777777" w:rsidR="004B6649" w:rsidRDefault="00A84654">
      <w:pPr>
        <w:pStyle w:val="Compact"/>
        <w:numPr>
          <w:ilvl w:val="0"/>
          <w:numId w:val="4"/>
        </w:numPr>
      </w:pPr>
      <w:r>
        <w:rPr>
          <w:b/>
          <w:bCs/>
        </w:rPr>
        <w:t>Technology Standards:</w:t>
      </w:r>
      <w:r>
        <w:t xml:space="preserve"> JavaScript, HTML 4.0, CSS 1.0</w:t>
      </w:r>
    </w:p>
    <w:p w14:paraId="2D386112" w14:textId="77777777" w:rsidR="004B6649" w:rsidRDefault="00A84654">
      <w:r>
        <w:pict w14:anchorId="5FB049A0">
          <v:rect id="_x0000_i1031" style="width:0;height:1.5pt" o:hralign="center" o:hrstd="t" o:hr="t"/>
        </w:pict>
      </w:r>
    </w:p>
    <w:p w14:paraId="66F0C1A9" w14:textId="77777777" w:rsidR="004B6649" w:rsidRDefault="00A84654">
      <w:pPr>
        <w:pStyle w:val="Heading2"/>
      </w:pPr>
      <w:bookmarkStart w:id="16" w:name="technical-requirements"/>
      <w:bookmarkEnd w:id="12"/>
      <w:bookmarkEnd w:id="15"/>
      <w:r>
        <w:t>5. Technical Requirements</w:t>
      </w:r>
    </w:p>
    <w:p w14:paraId="3D424D3B" w14:textId="77777777" w:rsidR="004B6649" w:rsidRDefault="00A84654">
      <w:pPr>
        <w:pStyle w:val="Heading3"/>
      </w:pPr>
      <w:bookmarkStart w:id="17" w:name="hardware-requirements"/>
      <w:r>
        <w:t>5.1 Hardware Requirements</w:t>
      </w:r>
    </w:p>
    <w:tbl>
      <w:tblPr>
        <w:tblStyle w:val="Table"/>
        <w:tblW w:w="0" w:type="auto"/>
        <w:tblLook w:val="0020" w:firstRow="1" w:lastRow="0" w:firstColumn="0" w:lastColumn="0" w:noHBand="0" w:noVBand="0"/>
      </w:tblPr>
      <w:tblGrid>
        <w:gridCol w:w="1406"/>
        <w:gridCol w:w="2609"/>
      </w:tblGrid>
      <w:tr w:rsidR="004B6649" w14:paraId="55D816E2"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3399AC4C" w14:textId="77777777" w:rsidR="004B6649" w:rsidRDefault="00A84654">
            <w:pPr>
              <w:pStyle w:val="Compact"/>
            </w:pPr>
            <w:r>
              <w:t>Component</w:t>
            </w:r>
          </w:p>
        </w:tc>
        <w:tc>
          <w:tcPr>
            <w:tcW w:w="0" w:type="auto"/>
          </w:tcPr>
          <w:p w14:paraId="2973AD9D" w14:textId="77777777" w:rsidR="004B6649" w:rsidRDefault="00A84654">
            <w:pPr>
              <w:pStyle w:val="Compact"/>
            </w:pPr>
            <w:r>
              <w:t>Minimu</w:t>
            </w:r>
            <w:r>
              <w:t>m Requirement</w:t>
            </w:r>
          </w:p>
        </w:tc>
      </w:tr>
      <w:tr w:rsidR="004B6649" w14:paraId="20070E49" w14:textId="77777777">
        <w:tc>
          <w:tcPr>
            <w:tcW w:w="0" w:type="auto"/>
          </w:tcPr>
          <w:p w14:paraId="5DF2B471" w14:textId="77777777" w:rsidR="004B6649" w:rsidRDefault="00A84654">
            <w:pPr>
              <w:pStyle w:val="Compact"/>
            </w:pPr>
            <w:r>
              <w:t>CPU</w:t>
            </w:r>
          </w:p>
        </w:tc>
        <w:tc>
          <w:tcPr>
            <w:tcW w:w="0" w:type="auto"/>
          </w:tcPr>
          <w:p w14:paraId="430132CF" w14:textId="77777777" w:rsidR="004B6649" w:rsidRDefault="00A84654">
            <w:pPr>
              <w:pStyle w:val="Compact"/>
            </w:pPr>
            <w:r>
              <w:t>Intel P2 or above</w:t>
            </w:r>
          </w:p>
        </w:tc>
      </w:tr>
      <w:tr w:rsidR="004B6649" w14:paraId="477C26FD" w14:textId="77777777">
        <w:tc>
          <w:tcPr>
            <w:tcW w:w="0" w:type="auto"/>
          </w:tcPr>
          <w:p w14:paraId="49BBCD40" w14:textId="77777777" w:rsidR="004B6649" w:rsidRDefault="00A84654">
            <w:pPr>
              <w:pStyle w:val="Compact"/>
            </w:pPr>
            <w:r>
              <w:t>RAM</w:t>
            </w:r>
          </w:p>
        </w:tc>
        <w:tc>
          <w:tcPr>
            <w:tcW w:w="0" w:type="auto"/>
          </w:tcPr>
          <w:p w14:paraId="44BDFC12" w14:textId="77777777" w:rsidR="004B6649" w:rsidRDefault="00A84654">
            <w:pPr>
              <w:pStyle w:val="Compact"/>
            </w:pPr>
            <w:r>
              <w:t>At least 2GB</w:t>
            </w:r>
          </w:p>
        </w:tc>
      </w:tr>
    </w:tbl>
    <w:p w14:paraId="00F099B2" w14:textId="77777777" w:rsidR="004B6649" w:rsidRDefault="00A84654">
      <w:pPr>
        <w:pStyle w:val="Heading3"/>
      </w:pPr>
      <w:bookmarkStart w:id="18" w:name="software-requirements"/>
      <w:bookmarkEnd w:id="17"/>
      <w:r>
        <w:t>5.2 Software Requirements</w:t>
      </w:r>
    </w:p>
    <w:tbl>
      <w:tblPr>
        <w:tblStyle w:val="Table"/>
        <w:tblW w:w="0" w:type="auto"/>
        <w:tblLook w:val="0020" w:firstRow="1" w:lastRow="0" w:firstColumn="0" w:lastColumn="0" w:noHBand="0" w:noVBand="0"/>
      </w:tblPr>
      <w:tblGrid>
        <w:gridCol w:w="2035"/>
        <w:gridCol w:w="4371"/>
      </w:tblGrid>
      <w:tr w:rsidR="004B6649" w14:paraId="4B975558"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2944F6B7" w14:textId="77777777" w:rsidR="004B6649" w:rsidRDefault="00A84654">
            <w:pPr>
              <w:pStyle w:val="Compact"/>
            </w:pPr>
            <w:r>
              <w:t>Component</w:t>
            </w:r>
          </w:p>
        </w:tc>
        <w:tc>
          <w:tcPr>
            <w:tcW w:w="0" w:type="auto"/>
          </w:tcPr>
          <w:p w14:paraId="55B99509" w14:textId="77777777" w:rsidR="004B6649" w:rsidRDefault="00A84654">
            <w:pPr>
              <w:pStyle w:val="Compact"/>
            </w:pPr>
            <w:r>
              <w:t>Requirement</w:t>
            </w:r>
          </w:p>
        </w:tc>
      </w:tr>
      <w:tr w:rsidR="004B6649" w14:paraId="6C33B68C" w14:textId="77777777">
        <w:tc>
          <w:tcPr>
            <w:tcW w:w="0" w:type="auto"/>
          </w:tcPr>
          <w:p w14:paraId="07B1F5AD" w14:textId="77777777" w:rsidR="004B6649" w:rsidRDefault="00A84654">
            <w:pPr>
              <w:pStyle w:val="Compact"/>
            </w:pPr>
            <w:r>
              <w:t>Operating System</w:t>
            </w:r>
          </w:p>
        </w:tc>
        <w:tc>
          <w:tcPr>
            <w:tcW w:w="0" w:type="auto"/>
          </w:tcPr>
          <w:p w14:paraId="512AA61E" w14:textId="77777777" w:rsidR="004B6649" w:rsidRDefault="00A84654">
            <w:pPr>
              <w:pStyle w:val="Compact"/>
            </w:pPr>
            <w:r>
              <w:t>Browser-based (functional in all OS)</w:t>
            </w:r>
          </w:p>
        </w:tc>
      </w:tr>
      <w:tr w:rsidR="004B6649" w14:paraId="4F231FF2" w14:textId="77777777">
        <w:tc>
          <w:tcPr>
            <w:tcW w:w="0" w:type="auto"/>
          </w:tcPr>
          <w:p w14:paraId="16EEF70C" w14:textId="77777777" w:rsidR="004B6649" w:rsidRDefault="00A84654">
            <w:pPr>
              <w:pStyle w:val="Compact"/>
            </w:pPr>
            <w:r>
              <w:t>Web Browser</w:t>
            </w:r>
          </w:p>
        </w:tc>
        <w:tc>
          <w:tcPr>
            <w:tcW w:w="0" w:type="auto"/>
          </w:tcPr>
          <w:p w14:paraId="68884745" w14:textId="77777777" w:rsidR="004B6649" w:rsidRDefault="00A84654">
            <w:pPr>
              <w:pStyle w:val="Compact"/>
            </w:pPr>
            <w:r>
              <w:t>Firefox 3.5+, Chrome 4.0+, IE 7.0+, Safari</w:t>
            </w:r>
          </w:p>
        </w:tc>
      </w:tr>
      <w:tr w:rsidR="004B6649" w14:paraId="694418A9" w14:textId="77777777">
        <w:tc>
          <w:tcPr>
            <w:tcW w:w="0" w:type="auto"/>
          </w:tcPr>
          <w:p w14:paraId="118D66C0" w14:textId="77777777" w:rsidR="004B6649" w:rsidRDefault="00A84654">
            <w:pPr>
              <w:pStyle w:val="Compact"/>
            </w:pPr>
            <w:r>
              <w:t>JavaScript</w:t>
            </w:r>
          </w:p>
        </w:tc>
        <w:tc>
          <w:tcPr>
            <w:tcW w:w="0" w:type="auto"/>
          </w:tcPr>
          <w:p w14:paraId="78AB9370" w14:textId="77777777" w:rsidR="004B6649" w:rsidRDefault="00A84654">
            <w:pPr>
              <w:pStyle w:val="Compact"/>
            </w:pPr>
            <w:r>
              <w:t>Enabled</w:t>
            </w:r>
          </w:p>
        </w:tc>
      </w:tr>
      <w:tr w:rsidR="004B6649" w14:paraId="42B59616" w14:textId="77777777">
        <w:tc>
          <w:tcPr>
            <w:tcW w:w="0" w:type="auto"/>
          </w:tcPr>
          <w:p w14:paraId="7472F7AA" w14:textId="77777777" w:rsidR="004B6649" w:rsidRDefault="00A84654">
            <w:pPr>
              <w:pStyle w:val="Compact"/>
            </w:pPr>
            <w:r>
              <w:t>HTML</w:t>
            </w:r>
          </w:p>
        </w:tc>
        <w:tc>
          <w:tcPr>
            <w:tcW w:w="0" w:type="auto"/>
          </w:tcPr>
          <w:p w14:paraId="799420A7" w14:textId="77777777" w:rsidR="004B6649" w:rsidRDefault="00A84654">
            <w:pPr>
              <w:pStyle w:val="Compact"/>
            </w:pPr>
            <w:r>
              <w:t>Version 4.0</w:t>
            </w:r>
          </w:p>
        </w:tc>
      </w:tr>
      <w:tr w:rsidR="004B6649" w14:paraId="1764F26E" w14:textId="77777777">
        <w:tc>
          <w:tcPr>
            <w:tcW w:w="0" w:type="auto"/>
          </w:tcPr>
          <w:p w14:paraId="4B4BA7BA" w14:textId="77777777" w:rsidR="004B6649" w:rsidRDefault="00A84654">
            <w:pPr>
              <w:pStyle w:val="Compact"/>
            </w:pPr>
            <w:r>
              <w:t>CSS</w:t>
            </w:r>
          </w:p>
        </w:tc>
        <w:tc>
          <w:tcPr>
            <w:tcW w:w="0" w:type="auto"/>
          </w:tcPr>
          <w:p w14:paraId="306E6D54" w14:textId="77777777" w:rsidR="004B6649" w:rsidRDefault="00A84654">
            <w:pPr>
              <w:pStyle w:val="Compact"/>
            </w:pPr>
            <w:r>
              <w:t>Version 1.0</w:t>
            </w:r>
          </w:p>
        </w:tc>
      </w:tr>
    </w:tbl>
    <w:p w14:paraId="16B5214F" w14:textId="77777777" w:rsidR="004B6649" w:rsidRDefault="00A84654">
      <w:pPr>
        <w:pStyle w:val="Heading3"/>
      </w:pPr>
      <w:bookmarkStart w:id="19" w:name="security-requirements"/>
      <w:bookmarkEnd w:id="18"/>
      <w:r>
        <w:t>5.3 Security Requirements</w:t>
      </w:r>
    </w:p>
    <w:p w14:paraId="3DCB81C8" w14:textId="77777777" w:rsidR="004B6649" w:rsidRDefault="00A84654">
      <w:pPr>
        <w:pStyle w:val="Compact"/>
        <w:numPr>
          <w:ilvl w:val="0"/>
          <w:numId w:val="6"/>
        </w:numPr>
      </w:pPr>
      <w:r>
        <w:t>Hosted online using a private cloud</w:t>
      </w:r>
    </w:p>
    <w:p w14:paraId="433EA455" w14:textId="77777777" w:rsidR="004B6649" w:rsidRDefault="00A84654">
      <w:pPr>
        <w:pStyle w:val="Compact"/>
        <w:numPr>
          <w:ilvl w:val="0"/>
          <w:numId w:val="6"/>
        </w:numPr>
      </w:pPr>
      <w:r>
        <w:t>High level of data security</w:t>
      </w:r>
    </w:p>
    <w:p w14:paraId="55332014" w14:textId="77777777" w:rsidR="004B6649" w:rsidRDefault="00A84654">
      <w:pPr>
        <w:pStyle w:val="Compact"/>
        <w:numPr>
          <w:ilvl w:val="0"/>
          <w:numId w:val="6"/>
        </w:numPr>
      </w:pPr>
      <w:r>
        <w:t>64-bit data encryption for record confidentiality</w:t>
      </w:r>
    </w:p>
    <w:p w14:paraId="256278E2" w14:textId="77777777" w:rsidR="004B6649" w:rsidRDefault="00A84654">
      <w:pPr>
        <w:pStyle w:val="Compact"/>
        <w:numPr>
          <w:ilvl w:val="0"/>
          <w:numId w:val="6"/>
        </w:numPr>
      </w:pPr>
      <w:r>
        <w:t>Secure web-based solution accessible via internet</w:t>
      </w:r>
    </w:p>
    <w:p w14:paraId="4DC432DE" w14:textId="77777777" w:rsidR="004B6649" w:rsidRDefault="00A84654">
      <w:pPr>
        <w:pStyle w:val="Compact"/>
        <w:numPr>
          <w:ilvl w:val="0"/>
          <w:numId w:val="6"/>
        </w:numPr>
      </w:pPr>
      <w:r>
        <w:t>Compatible with multiple internet br</w:t>
      </w:r>
      <w:r>
        <w:t>owsers</w:t>
      </w:r>
    </w:p>
    <w:p w14:paraId="7AE05466" w14:textId="77777777" w:rsidR="004B6649" w:rsidRDefault="00A84654">
      <w:pPr>
        <w:pStyle w:val="Compact"/>
        <w:numPr>
          <w:ilvl w:val="0"/>
          <w:numId w:val="6"/>
        </w:numPr>
      </w:pPr>
      <w:r>
        <w:t>Mobile-enabled (accessible on mobile/tablet platforms)</w:t>
      </w:r>
    </w:p>
    <w:p w14:paraId="0B12C086" w14:textId="77777777" w:rsidR="004B6649" w:rsidRDefault="00A84654">
      <w:r>
        <w:pict w14:anchorId="09057524">
          <v:rect id="_x0000_i1032" style="width:0;height:1.5pt" o:hralign="center" o:hrstd="t" o:hr="t"/>
        </w:pict>
      </w:r>
    </w:p>
    <w:p w14:paraId="697084B5" w14:textId="77777777" w:rsidR="004B6649" w:rsidRDefault="00A84654">
      <w:pPr>
        <w:pStyle w:val="Heading2"/>
      </w:pPr>
      <w:bookmarkStart w:id="20" w:name="functional-requirements"/>
      <w:bookmarkEnd w:id="16"/>
      <w:bookmarkEnd w:id="19"/>
      <w:r>
        <w:lastRenderedPageBreak/>
        <w:t>6. Functional Requirements</w:t>
      </w:r>
    </w:p>
    <w:p w14:paraId="1C9FFE28" w14:textId="77777777" w:rsidR="004B6649" w:rsidRDefault="00A84654">
      <w:pPr>
        <w:pStyle w:val="Heading3"/>
      </w:pPr>
      <w:bookmarkStart w:id="21" w:name="user-management"/>
      <w:r>
        <w:t>6.1 User Management</w:t>
      </w:r>
    </w:p>
    <w:p w14:paraId="40E5F54F" w14:textId="77777777" w:rsidR="004B6649" w:rsidRDefault="00A84654">
      <w:pPr>
        <w:pStyle w:val="Heading4"/>
      </w:pPr>
      <w:bookmarkStart w:id="22" w:name="authentication"/>
      <w:r>
        <w:t>6.1.1 Authentication</w:t>
      </w:r>
    </w:p>
    <w:tbl>
      <w:tblPr>
        <w:tblStyle w:val="Table"/>
        <w:tblW w:w="5000" w:type="pct"/>
        <w:tblLayout w:type="fixed"/>
        <w:tblLook w:val="0020" w:firstRow="1" w:lastRow="0" w:firstColumn="0" w:lastColumn="0" w:noHBand="0" w:noVBand="0"/>
      </w:tblPr>
      <w:tblGrid>
        <w:gridCol w:w="3648"/>
        <w:gridCol w:w="5928"/>
      </w:tblGrid>
      <w:tr w:rsidR="004B6649" w14:paraId="4F575C57"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5100BB0E" w14:textId="77777777" w:rsidR="004B6649" w:rsidRDefault="00A84654">
            <w:pPr>
              <w:pStyle w:val="Compact"/>
            </w:pPr>
            <w:r>
              <w:t>Req ID</w:t>
            </w:r>
          </w:p>
        </w:tc>
        <w:tc>
          <w:tcPr>
            <w:tcW w:w="4902" w:type="dxa"/>
          </w:tcPr>
          <w:p w14:paraId="2414DC62" w14:textId="77777777" w:rsidR="004B6649" w:rsidRDefault="00A84654">
            <w:pPr>
              <w:pStyle w:val="Compact"/>
            </w:pPr>
            <w:r>
              <w:t>Description</w:t>
            </w:r>
          </w:p>
        </w:tc>
      </w:tr>
      <w:tr w:rsidR="004B6649" w14:paraId="7DE8DAE1" w14:textId="77777777">
        <w:tc>
          <w:tcPr>
            <w:tcW w:w="3017" w:type="dxa"/>
          </w:tcPr>
          <w:p w14:paraId="657E4D0B" w14:textId="77777777" w:rsidR="004B6649" w:rsidRDefault="00A84654">
            <w:pPr>
              <w:pStyle w:val="Compact"/>
            </w:pPr>
            <w:r>
              <w:t>URS 1.1.1</w:t>
            </w:r>
          </w:p>
        </w:tc>
        <w:tc>
          <w:tcPr>
            <w:tcW w:w="4902" w:type="dxa"/>
          </w:tcPr>
          <w:p w14:paraId="395E9E3A" w14:textId="77777777" w:rsidR="004B6649" w:rsidRDefault="00A84654">
            <w:pPr>
              <w:pStyle w:val="Compact"/>
            </w:pPr>
            <w:r>
              <w:t>System must be accessible using valid User ID and Password</w:t>
            </w:r>
          </w:p>
        </w:tc>
      </w:tr>
      <w:tr w:rsidR="004B6649" w14:paraId="7A56DC89" w14:textId="77777777">
        <w:tc>
          <w:tcPr>
            <w:tcW w:w="3017" w:type="dxa"/>
          </w:tcPr>
          <w:p w14:paraId="6921D256" w14:textId="77777777" w:rsidR="004B6649" w:rsidRDefault="00A84654">
            <w:pPr>
              <w:pStyle w:val="Compact"/>
            </w:pPr>
            <w:r>
              <w:t>URS 1.1.2</w:t>
            </w:r>
          </w:p>
        </w:tc>
        <w:tc>
          <w:tcPr>
            <w:tcW w:w="4902" w:type="dxa"/>
          </w:tcPr>
          <w:p w14:paraId="518F1CF6" w14:textId="77777777" w:rsidR="004B6649" w:rsidRDefault="00A84654">
            <w:pPr>
              <w:pStyle w:val="Compact"/>
            </w:pPr>
            <w:r>
              <w:t>System must allow creation/revoking of user accounts</w:t>
            </w:r>
          </w:p>
        </w:tc>
      </w:tr>
      <w:tr w:rsidR="004B6649" w14:paraId="368B1189" w14:textId="77777777">
        <w:tc>
          <w:tcPr>
            <w:tcW w:w="3017" w:type="dxa"/>
          </w:tcPr>
          <w:p w14:paraId="7157656F" w14:textId="77777777" w:rsidR="004B6649" w:rsidRDefault="00A84654">
            <w:pPr>
              <w:pStyle w:val="Compact"/>
            </w:pPr>
            <w:r>
              <w:t>URS 1.1.3</w:t>
            </w:r>
          </w:p>
        </w:tc>
        <w:tc>
          <w:tcPr>
            <w:tcW w:w="4902" w:type="dxa"/>
          </w:tcPr>
          <w:p w14:paraId="40DB424B" w14:textId="77777777" w:rsidR="004B6649" w:rsidRDefault="00A84654">
            <w:pPr>
              <w:pStyle w:val="Compact"/>
            </w:pPr>
            <w:r>
              <w:t>Invalid User ID/Password must be denied access to the system</w:t>
            </w:r>
          </w:p>
        </w:tc>
      </w:tr>
    </w:tbl>
    <w:p w14:paraId="102C89E4" w14:textId="77777777" w:rsidR="004B6649" w:rsidRDefault="00A84654">
      <w:pPr>
        <w:pStyle w:val="Heading4"/>
      </w:pPr>
      <w:bookmarkStart w:id="23" w:name="password-management"/>
      <w:bookmarkEnd w:id="22"/>
      <w:r>
        <w:t>6.1.2 Password Management</w:t>
      </w:r>
    </w:p>
    <w:tbl>
      <w:tblPr>
        <w:tblStyle w:val="Table"/>
        <w:tblW w:w="5000" w:type="pct"/>
        <w:tblLayout w:type="fixed"/>
        <w:tblLook w:val="0020" w:firstRow="1" w:lastRow="0" w:firstColumn="0" w:lastColumn="0" w:noHBand="0" w:noVBand="0"/>
      </w:tblPr>
      <w:tblGrid>
        <w:gridCol w:w="3648"/>
        <w:gridCol w:w="5928"/>
      </w:tblGrid>
      <w:tr w:rsidR="004B6649" w14:paraId="014227E0"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17B2B07E" w14:textId="77777777" w:rsidR="004B6649" w:rsidRDefault="00A84654">
            <w:pPr>
              <w:pStyle w:val="Compact"/>
            </w:pPr>
            <w:r>
              <w:t>Req ID</w:t>
            </w:r>
          </w:p>
        </w:tc>
        <w:tc>
          <w:tcPr>
            <w:tcW w:w="4902" w:type="dxa"/>
          </w:tcPr>
          <w:p w14:paraId="3D29A23F" w14:textId="77777777" w:rsidR="004B6649" w:rsidRDefault="00A84654">
            <w:pPr>
              <w:pStyle w:val="Compact"/>
            </w:pPr>
            <w:r>
              <w:t>Description</w:t>
            </w:r>
          </w:p>
        </w:tc>
      </w:tr>
      <w:tr w:rsidR="004B6649" w14:paraId="10FC7737" w14:textId="77777777">
        <w:tc>
          <w:tcPr>
            <w:tcW w:w="3017" w:type="dxa"/>
          </w:tcPr>
          <w:p w14:paraId="62007FCF" w14:textId="77777777" w:rsidR="004B6649" w:rsidRDefault="00A84654">
            <w:pPr>
              <w:pStyle w:val="Compact"/>
            </w:pPr>
            <w:r>
              <w:t>URS 1.1.4</w:t>
            </w:r>
          </w:p>
        </w:tc>
        <w:tc>
          <w:tcPr>
            <w:tcW w:w="4902" w:type="dxa"/>
          </w:tcPr>
          <w:p w14:paraId="48341452" w14:textId="77777777" w:rsidR="004B6649" w:rsidRDefault="00A84654">
            <w:pPr>
              <w:pStyle w:val="Compact"/>
            </w:pPr>
            <w:r>
              <w:t>System must allow setting of password maintenance policies (password aging, change password, session timeout)</w:t>
            </w:r>
          </w:p>
        </w:tc>
      </w:tr>
      <w:tr w:rsidR="004B6649" w14:paraId="7FC533EB" w14:textId="77777777">
        <w:tc>
          <w:tcPr>
            <w:tcW w:w="3017" w:type="dxa"/>
          </w:tcPr>
          <w:p w14:paraId="40764243" w14:textId="77777777" w:rsidR="004B6649" w:rsidRDefault="00A84654">
            <w:pPr>
              <w:pStyle w:val="Compact"/>
            </w:pPr>
            <w:r>
              <w:t>URS 1.1.5</w:t>
            </w:r>
          </w:p>
        </w:tc>
        <w:tc>
          <w:tcPr>
            <w:tcW w:w="4902" w:type="dxa"/>
          </w:tcPr>
          <w:p w14:paraId="13D8D08C" w14:textId="77777777" w:rsidR="004B6649" w:rsidRDefault="00A84654">
            <w:pPr>
              <w:pStyle w:val="Compact"/>
            </w:pPr>
            <w:r>
              <w:t>System must allow locking and unlocking of users on unauthenticated attempts. After 3 attempts, user account shall be locked</w:t>
            </w:r>
          </w:p>
        </w:tc>
      </w:tr>
      <w:tr w:rsidR="004B6649" w14:paraId="0C2FF6F8" w14:textId="77777777">
        <w:tc>
          <w:tcPr>
            <w:tcW w:w="3017" w:type="dxa"/>
          </w:tcPr>
          <w:p w14:paraId="4B65ACE4" w14:textId="77777777" w:rsidR="004B6649" w:rsidRDefault="00A84654">
            <w:pPr>
              <w:pStyle w:val="Compact"/>
            </w:pPr>
            <w:r>
              <w:t>URS 1.1.7</w:t>
            </w:r>
          </w:p>
        </w:tc>
        <w:tc>
          <w:tcPr>
            <w:tcW w:w="4902" w:type="dxa"/>
          </w:tcPr>
          <w:p w14:paraId="16A67DAC" w14:textId="77777777" w:rsidR="004B6649" w:rsidRDefault="00A84654">
            <w:pPr>
              <w:pStyle w:val="Compact"/>
            </w:pPr>
            <w:r>
              <w:t>System must allow forgot password functionality</w:t>
            </w:r>
          </w:p>
        </w:tc>
      </w:tr>
    </w:tbl>
    <w:p w14:paraId="27224683" w14:textId="77777777" w:rsidR="004B6649" w:rsidRDefault="00A84654">
      <w:pPr>
        <w:pStyle w:val="Heading4"/>
      </w:pPr>
      <w:bookmarkStart w:id="24" w:name="role-management"/>
      <w:bookmarkEnd w:id="23"/>
      <w:r>
        <w:t>6.1.3 Role Management</w:t>
      </w:r>
    </w:p>
    <w:tbl>
      <w:tblPr>
        <w:tblStyle w:val="Table"/>
        <w:tblW w:w="5000" w:type="pct"/>
        <w:tblLayout w:type="fixed"/>
        <w:tblLook w:val="0020" w:firstRow="1" w:lastRow="0" w:firstColumn="0" w:lastColumn="0" w:noHBand="0" w:noVBand="0"/>
      </w:tblPr>
      <w:tblGrid>
        <w:gridCol w:w="3648"/>
        <w:gridCol w:w="5928"/>
      </w:tblGrid>
      <w:tr w:rsidR="004B6649" w14:paraId="2B3E330F"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68F7CED4" w14:textId="77777777" w:rsidR="004B6649" w:rsidRDefault="00A84654">
            <w:pPr>
              <w:pStyle w:val="Compact"/>
            </w:pPr>
            <w:r>
              <w:t>Req ID</w:t>
            </w:r>
          </w:p>
        </w:tc>
        <w:tc>
          <w:tcPr>
            <w:tcW w:w="4902" w:type="dxa"/>
          </w:tcPr>
          <w:p w14:paraId="05C6808C" w14:textId="77777777" w:rsidR="004B6649" w:rsidRDefault="00A84654">
            <w:pPr>
              <w:pStyle w:val="Compact"/>
            </w:pPr>
            <w:r>
              <w:t>Description</w:t>
            </w:r>
          </w:p>
        </w:tc>
      </w:tr>
      <w:tr w:rsidR="004B6649" w14:paraId="4B41100E" w14:textId="77777777">
        <w:tc>
          <w:tcPr>
            <w:tcW w:w="3017" w:type="dxa"/>
          </w:tcPr>
          <w:p w14:paraId="0C3982C5" w14:textId="77777777" w:rsidR="004B6649" w:rsidRDefault="00A84654">
            <w:pPr>
              <w:pStyle w:val="Compact"/>
            </w:pPr>
            <w:r>
              <w:t>URS 1.1.6</w:t>
            </w:r>
          </w:p>
        </w:tc>
        <w:tc>
          <w:tcPr>
            <w:tcW w:w="4902" w:type="dxa"/>
          </w:tcPr>
          <w:p w14:paraId="155A7B83" w14:textId="77777777" w:rsidR="004B6649" w:rsidRDefault="00A84654">
            <w:pPr>
              <w:pStyle w:val="Compact"/>
            </w:pPr>
            <w:r>
              <w:t>System must allow authorized user to create custom roles and assign permissions. System should allow authorized user to add/modify/remove study/site level access rights</w:t>
            </w:r>
          </w:p>
        </w:tc>
      </w:tr>
    </w:tbl>
    <w:p w14:paraId="1A11BD28" w14:textId="77777777" w:rsidR="004B6649" w:rsidRDefault="00A84654">
      <w:pPr>
        <w:pStyle w:val="Heading4"/>
      </w:pPr>
      <w:bookmarkStart w:id="25" w:name="general-access-control-urs-1.2"/>
      <w:bookmarkEnd w:id="24"/>
      <w:r>
        <w:t>6.1.4 General Access Control (URS 1.2)</w:t>
      </w:r>
    </w:p>
    <w:tbl>
      <w:tblPr>
        <w:tblStyle w:val="Table"/>
        <w:tblW w:w="5000" w:type="pct"/>
        <w:tblLayout w:type="fixed"/>
        <w:tblLook w:val="0020" w:firstRow="1" w:lastRow="0" w:firstColumn="0" w:lastColumn="0" w:noHBand="0" w:noVBand="0"/>
      </w:tblPr>
      <w:tblGrid>
        <w:gridCol w:w="3648"/>
        <w:gridCol w:w="5928"/>
      </w:tblGrid>
      <w:tr w:rsidR="004B6649" w14:paraId="0032129F"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359279BB" w14:textId="77777777" w:rsidR="004B6649" w:rsidRDefault="00A84654">
            <w:pPr>
              <w:pStyle w:val="Compact"/>
            </w:pPr>
            <w:r>
              <w:t>Req ID</w:t>
            </w:r>
          </w:p>
        </w:tc>
        <w:tc>
          <w:tcPr>
            <w:tcW w:w="4902" w:type="dxa"/>
          </w:tcPr>
          <w:p w14:paraId="4F54B860" w14:textId="77777777" w:rsidR="004B6649" w:rsidRDefault="00A84654">
            <w:pPr>
              <w:pStyle w:val="Compact"/>
            </w:pPr>
            <w:r>
              <w:t>Description</w:t>
            </w:r>
          </w:p>
        </w:tc>
      </w:tr>
      <w:tr w:rsidR="004B6649" w14:paraId="41D2E3E2" w14:textId="77777777">
        <w:tc>
          <w:tcPr>
            <w:tcW w:w="3017" w:type="dxa"/>
          </w:tcPr>
          <w:p w14:paraId="1C0105C7" w14:textId="77777777" w:rsidR="004B6649" w:rsidRDefault="00A84654">
            <w:pPr>
              <w:pStyle w:val="Compact"/>
            </w:pPr>
            <w:r>
              <w:t>URS 1.2.1</w:t>
            </w:r>
          </w:p>
        </w:tc>
        <w:tc>
          <w:tcPr>
            <w:tcW w:w="4902" w:type="dxa"/>
          </w:tcPr>
          <w:p w14:paraId="6E47569E" w14:textId="77777777" w:rsidR="004B6649" w:rsidRDefault="00A84654">
            <w:pPr>
              <w:pStyle w:val="Compact"/>
            </w:pPr>
            <w:r>
              <w:t>The system must a</w:t>
            </w:r>
            <w:r>
              <w:t>llow secure access to Monitors/Data Manager/Depot manager/Medical Monitor/Sponsor/Lab/Project manager/Sponsor</w:t>
            </w:r>
          </w:p>
        </w:tc>
      </w:tr>
      <w:tr w:rsidR="004B6649" w14:paraId="7B95E0B8" w14:textId="77777777">
        <w:tc>
          <w:tcPr>
            <w:tcW w:w="3017" w:type="dxa"/>
          </w:tcPr>
          <w:p w14:paraId="527D31F0" w14:textId="77777777" w:rsidR="004B6649" w:rsidRDefault="00A84654">
            <w:pPr>
              <w:pStyle w:val="Compact"/>
            </w:pPr>
            <w:r>
              <w:t>URS 1.2.2</w:t>
            </w:r>
          </w:p>
        </w:tc>
        <w:tc>
          <w:tcPr>
            <w:tcW w:w="4902" w:type="dxa"/>
          </w:tcPr>
          <w:p w14:paraId="27F1A00D" w14:textId="77777777" w:rsidR="004B6649" w:rsidRDefault="00A84654">
            <w:pPr>
              <w:pStyle w:val="Compact"/>
            </w:pPr>
            <w:r>
              <w:t>The system must allow secure access to Investigators</w:t>
            </w:r>
          </w:p>
        </w:tc>
      </w:tr>
      <w:tr w:rsidR="004B6649" w14:paraId="1281DA61" w14:textId="77777777">
        <w:tc>
          <w:tcPr>
            <w:tcW w:w="3017" w:type="dxa"/>
          </w:tcPr>
          <w:p w14:paraId="3FDAF66B" w14:textId="77777777" w:rsidR="004B6649" w:rsidRDefault="00A84654">
            <w:pPr>
              <w:pStyle w:val="Compact"/>
            </w:pPr>
            <w:r>
              <w:t>URS 1.2.3</w:t>
            </w:r>
          </w:p>
        </w:tc>
        <w:tc>
          <w:tcPr>
            <w:tcW w:w="4902" w:type="dxa"/>
          </w:tcPr>
          <w:p w14:paraId="4E2C3F36" w14:textId="77777777" w:rsidR="004B6649" w:rsidRDefault="00A84654">
            <w:pPr>
              <w:pStyle w:val="Compact"/>
            </w:pPr>
            <w:r>
              <w:t>The system must allow secure access to Study Coordinators</w:t>
            </w:r>
          </w:p>
        </w:tc>
      </w:tr>
      <w:tr w:rsidR="004B6649" w14:paraId="3DAD89E8" w14:textId="77777777">
        <w:tc>
          <w:tcPr>
            <w:tcW w:w="3017" w:type="dxa"/>
          </w:tcPr>
          <w:p w14:paraId="1AA373F6" w14:textId="77777777" w:rsidR="004B6649" w:rsidRDefault="00A84654">
            <w:pPr>
              <w:pStyle w:val="Compact"/>
            </w:pPr>
            <w:r>
              <w:t>URS 1.2.4</w:t>
            </w:r>
          </w:p>
        </w:tc>
        <w:tc>
          <w:tcPr>
            <w:tcW w:w="4902" w:type="dxa"/>
          </w:tcPr>
          <w:p w14:paraId="0BA46B1A" w14:textId="77777777" w:rsidR="004B6649" w:rsidRDefault="00A84654">
            <w:pPr>
              <w:pStyle w:val="Compact"/>
            </w:pPr>
            <w:r>
              <w:t>System must follow Role Based Access Controls for each role and module in the system</w:t>
            </w:r>
          </w:p>
        </w:tc>
      </w:tr>
    </w:tbl>
    <w:p w14:paraId="45904B5E" w14:textId="77777777" w:rsidR="004B6649" w:rsidRDefault="00A84654">
      <w:pPr>
        <w:pStyle w:val="Heading4"/>
      </w:pPr>
      <w:bookmarkStart w:id="26" w:name="password-strength-requirements"/>
      <w:bookmarkEnd w:id="25"/>
      <w:r>
        <w:t>6.1.4 Password Strength Requirements</w:t>
      </w:r>
    </w:p>
    <w:p w14:paraId="4BA836EE" w14:textId="77777777" w:rsidR="004B6649" w:rsidRDefault="00A84654">
      <w:pPr>
        <w:pStyle w:val="Compact"/>
        <w:numPr>
          <w:ilvl w:val="0"/>
          <w:numId w:val="7"/>
        </w:numPr>
      </w:pPr>
      <w:r>
        <w:t>New password should match details mentioned in Password Strength</w:t>
      </w:r>
      <w:r>
        <w:t xml:space="preserve"> policy</w:t>
      </w:r>
    </w:p>
    <w:p w14:paraId="0F5023E0" w14:textId="77777777" w:rsidR="004B6649" w:rsidRDefault="00A84654">
      <w:pPr>
        <w:pStyle w:val="Compact"/>
        <w:numPr>
          <w:ilvl w:val="0"/>
          <w:numId w:val="7"/>
        </w:numPr>
      </w:pPr>
      <w:r>
        <w:lastRenderedPageBreak/>
        <w:t>If password does not match requirements, validation message should be raised restricting user from updating password</w:t>
      </w:r>
    </w:p>
    <w:p w14:paraId="107D12EF" w14:textId="77777777" w:rsidR="004B6649" w:rsidRDefault="00A84654">
      <w:pPr>
        <w:pStyle w:val="Compact"/>
        <w:numPr>
          <w:ilvl w:val="0"/>
          <w:numId w:val="7"/>
        </w:numPr>
      </w:pPr>
      <w:r>
        <w:t>On successful password change, email should be received by user with password details</w:t>
      </w:r>
    </w:p>
    <w:p w14:paraId="294C0409" w14:textId="77777777" w:rsidR="004B6649" w:rsidRDefault="00A84654">
      <w:pPr>
        <w:pStyle w:val="Heading3"/>
      </w:pPr>
      <w:bookmarkStart w:id="27" w:name="navigation-administration"/>
      <w:bookmarkEnd w:id="21"/>
      <w:bookmarkEnd w:id="26"/>
      <w:r>
        <w:t>6.2 Navigation Administration</w:t>
      </w:r>
    </w:p>
    <w:tbl>
      <w:tblPr>
        <w:tblStyle w:val="Table"/>
        <w:tblW w:w="5000" w:type="pct"/>
        <w:tblLayout w:type="fixed"/>
        <w:tblLook w:val="0020" w:firstRow="1" w:lastRow="0" w:firstColumn="0" w:lastColumn="0" w:noHBand="0" w:noVBand="0"/>
      </w:tblPr>
      <w:tblGrid>
        <w:gridCol w:w="3648"/>
        <w:gridCol w:w="5928"/>
      </w:tblGrid>
      <w:tr w:rsidR="004B6649" w14:paraId="3175BF54"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6443A35C" w14:textId="77777777" w:rsidR="004B6649" w:rsidRDefault="00A84654">
            <w:pPr>
              <w:pStyle w:val="Compact"/>
            </w:pPr>
            <w:r>
              <w:t>Req ID</w:t>
            </w:r>
          </w:p>
        </w:tc>
        <w:tc>
          <w:tcPr>
            <w:tcW w:w="4902" w:type="dxa"/>
          </w:tcPr>
          <w:p w14:paraId="11DEF550" w14:textId="77777777" w:rsidR="004B6649" w:rsidRDefault="00A84654">
            <w:pPr>
              <w:pStyle w:val="Compact"/>
            </w:pPr>
            <w:r>
              <w:t>Descript</w:t>
            </w:r>
            <w:r>
              <w:t>ion</w:t>
            </w:r>
          </w:p>
        </w:tc>
      </w:tr>
      <w:tr w:rsidR="004B6649" w14:paraId="6BC5289A" w14:textId="77777777">
        <w:tc>
          <w:tcPr>
            <w:tcW w:w="3017" w:type="dxa"/>
          </w:tcPr>
          <w:p w14:paraId="0D39B503" w14:textId="77777777" w:rsidR="004B6649" w:rsidRDefault="00A84654">
            <w:pPr>
              <w:pStyle w:val="Compact"/>
            </w:pPr>
            <w:r>
              <w:t>URS 1.3.1</w:t>
            </w:r>
          </w:p>
        </w:tc>
        <w:tc>
          <w:tcPr>
            <w:tcW w:w="4902" w:type="dxa"/>
          </w:tcPr>
          <w:p w14:paraId="79E1F01B" w14:textId="77777777" w:rsidR="004B6649" w:rsidRDefault="00A84654">
            <w:pPr>
              <w:pStyle w:val="Compact"/>
            </w:pPr>
            <w:r>
              <w:t>System must allow navigation within the application menu using a mouse</w:t>
            </w:r>
          </w:p>
        </w:tc>
      </w:tr>
      <w:tr w:rsidR="004B6649" w14:paraId="4C307B03" w14:textId="77777777">
        <w:tc>
          <w:tcPr>
            <w:tcW w:w="3017" w:type="dxa"/>
          </w:tcPr>
          <w:p w14:paraId="05B39243" w14:textId="77777777" w:rsidR="004B6649" w:rsidRDefault="00A84654">
            <w:pPr>
              <w:pStyle w:val="Compact"/>
            </w:pPr>
            <w:r>
              <w:t>URS 1.3.2</w:t>
            </w:r>
          </w:p>
        </w:tc>
        <w:tc>
          <w:tcPr>
            <w:tcW w:w="4902" w:type="dxa"/>
          </w:tcPr>
          <w:p w14:paraId="54FEC09F" w14:textId="77777777" w:rsidR="004B6649" w:rsidRDefault="00A84654">
            <w:pPr>
              <w:pStyle w:val="Compact"/>
            </w:pPr>
            <w:r>
              <w:t>System must allow navigation within the application menu using the keyboard</w:t>
            </w:r>
          </w:p>
        </w:tc>
      </w:tr>
    </w:tbl>
    <w:p w14:paraId="7AEC0777" w14:textId="77777777" w:rsidR="004B6649" w:rsidRDefault="00A84654">
      <w:pPr>
        <w:pStyle w:val="Heading3"/>
      </w:pPr>
      <w:bookmarkStart w:id="28" w:name="data-security"/>
      <w:bookmarkEnd w:id="27"/>
      <w:r>
        <w:t>6.3 Data Security</w:t>
      </w:r>
    </w:p>
    <w:tbl>
      <w:tblPr>
        <w:tblStyle w:val="Table"/>
        <w:tblW w:w="5000" w:type="pct"/>
        <w:tblLayout w:type="fixed"/>
        <w:tblLook w:val="0020" w:firstRow="1" w:lastRow="0" w:firstColumn="0" w:lastColumn="0" w:noHBand="0" w:noVBand="0"/>
      </w:tblPr>
      <w:tblGrid>
        <w:gridCol w:w="3648"/>
        <w:gridCol w:w="5928"/>
      </w:tblGrid>
      <w:tr w:rsidR="004B6649" w14:paraId="62AD5679"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4BE75737" w14:textId="77777777" w:rsidR="004B6649" w:rsidRDefault="00A84654">
            <w:pPr>
              <w:pStyle w:val="Compact"/>
            </w:pPr>
            <w:r>
              <w:t>Req ID</w:t>
            </w:r>
          </w:p>
        </w:tc>
        <w:tc>
          <w:tcPr>
            <w:tcW w:w="4902" w:type="dxa"/>
          </w:tcPr>
          <w:p w14:paraId="0509C3E8" w14:textId="77777777" w:rsidR="004B6649" w:rsidRDefault="00A84654">
            <w:pPr>
              <w:pStyle w:val="Compact"/>
            </w:pPr>
            <w:r>
              <w:t>Description</w:t>
            </w:r>
          </w:p>
        </w:tc>
      </w:tr>
      <w:tr w:rsidR="004B6649" w14:paraId="7EB19A45" w14:textId="77777777">
        <w:tc>
          <w:tcPr>
            <w:tcW w:w="3017" w:type="dxa"/>
          </w:tcPr>
          <w:p w14:paraId="2EDB4CD4" w14:textId="77777777" w:rsidR="004B6649" w:rsidRDefault="00A84654">
            <w:pPr>
              <w:pStyle w:val="Compact"/>
            </w:pPr>
            <w:r>
              <w:t>URS 1.4.1</w:t>
            </w:r>
          </w:p>
        </w:tc>
        <w:tc>
          <w:tcPr>
            <w:tcW w:w="4902" w:type="dxa"/>
          </w:tcPr>
          <w:p w14:paraId="2E1F37EF" w14:textId="77777777" w:rsidR="004B6649" w:rsidRDefault="00A84654">
            <w:pPr>
              <w:pStyle w:val="Compact"/>
            </w:pPr>
            <w:r>
              <w:t>If no action is performed for a configured period of time, the session should timeout</w:t>
            </w:r>
          </w:p>
        </w:tc>
      </w:tr>
      <w:tr w:rsidR="004B6649" w14:paraId="26E668EB" w14:textId="77777777">
        <w:tc>
          <w:tcPr>
            <w:tcW w:w="3017" w:type="dxa"/>
          </w:tcPr>
          <w:p w14:paraId="7E785015" w14:textId="77777777" w:rsidR="004B6649" w:rsidRDefault="00A84654">
            <w:pPr>
              <w:pStyle w:val="Compact"/>
            </w:pPr>
            <w:r>
              <w:t>URS 1.4.2</w:t>
            </w:r>
          </w:p>
        </w:tc>
        <w:tc>
          <w:tcPr>
            <w:tcW w:w="4902" w:type="dxa"/>
          </w:tcPr>
          <w:p w14:paraId="68A5421E" w14:textId="77777777" w:rsidR="004B6649" w:rsidRDefault="00A84654">
            <w:pPr>
              <w:pStyle w:val="Compact"/>
            </w:pPr>
            <w:r>
              <w:t>System should have capability of real-time data collection and dissemination. It should be a secure web-based solution accessible via internet and compatible w</w:t>
            </w:r>
            <w:r>
              <w:t>ith multiple internet browsers</w:t>
            </w:r>
          </w:p>
        </w:tc>
      </w:tr>
      <w:tr w:rsidR="004B6649" w14:paraId="67543D62" w14:textId="77777777">
        <w:tc>
          <w:tcPr>
            <w:tcW w:w="3017" w:type="dxa"/>
          </w:tcPr>
          <w:p w14:paraId="7053C80D" w14:textId="77777777" w:rsidR="004B6649" w:rsidRDefault="00A84654">
            <w:pPr>
              <w:pStyle w:val="Compact"/>
            </w:pPr>
            <w:r>
              <w:t>URS 1.4.3</w:t>
            </w:r>
          </w:p>
        </w:tc>
        <w:tc>
          <w:tcPr>
            <w:tcW w:w="4902" w:type="dxa"/>
          </w:tcPr>
          <w:p w14:paraId="592E7BE7" w14:textId="77777777" w:rsidR="004B6649" w:rsidRDefault="00A84654">
            <w:pPr>
              <w:pStyle w:val="Compact"/>
            </w:pPr>
            <w:r>
              <w:t>System should be mobile-enabled. Users should be able to use the system on any mobile/tablet platform</w:t>
            </w:r>
          </w:p>
        </w:tc>
      </w:tr>
    </w:tbl>
    <w:p w14:paraId="25C3CB18" w14:textId="77777777" w:rsidR="004B6649" w:rsidRDefault="00A84654">
      <w:pPr>
        <w:pStyle w:val="Heading3"/>
      </w:pPr>
      <w:bookmarkStart w:id="29" w:name="home-page"/>
      <w:bookmarkEnd w:id="28"/>
      <w:r>
        <w:t>6.4 Home Page</w:t>
      </w:r>
    </w:p>
    <w:tbl>
      <w:tblPr>
        <w:tblStyle w:val="Table"/>
        <w:tblW w:w="5000" w:type="pct"/>
        <w:tblLayout w:type="fixed"/>
        <w:tblLook w:val="0020" w:firstRow="1" w:lastRow="0" w:firstColumn="0" w:lastColumn="0" w:noHBand="0" w:noVBand="0"/>
      </w:tblPr>
      <w:tblGrid>
        <w:gridCol w:w="3648"/>
        <w:gridCol w:w="5928"/>
      </w:tblGrid>
      <w:tr w:rsidR="004B6649" w14:paraId="129E128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6353202C" w14:textId="77777777" w:rsidR="004B6649" w:rsidRDefault="00A84654">
            <w:pPr>
              <w:pStyle w:val="Compact"/>
            </w:pPr>
            <w:r>
              <w:t>Req ID</w:t>
            </w:r>
          </w:p>
        </w:tc>
        <w:tc>
          <w:tcPr>
            <w:tcW w:w="4902" w:type="dxa"/>
          </w:tcPr>
          <w:p w14:paraId="07062AA1" w14:textId="77777777" w:rsidR="004B6649" w:rsidRDefault="00A84654">
            <w:pPr>
              <w:pStyle w:val="Compact"/>
            </w:pPr>
            <w:r>
              <w:t>Description</w:t>
            </w:r>
          </w:p>
        </w:tc>
      </w:tr>
      <w:tr w:rsidR="004B6649" w14:paraId="4B4B3819" w14:textId="77777777">
        <w:tc>
          <w:tcPr>
            <w:tcW w:w="3017" w:type="dxa"/>
          </w:tcPr>
          <w:p w14:paraId="55393C5A" w14:textId="77777777" w:rsidR="004B6649" w:rsidRDefault="00A84654">
            <w:pPr>
              <w:pStyle w:val="Compact"/>
            </w:pPr>
            <w:r>
              <w:t>URS 1.5</w:t>
            </w:r>
          </w:p>
        </w:tc>
        <w:tc>
          <w:tcPr>
            <w:tcW w:w="4902" w:type="dxa"/>
          </w:tcPr>
          <w:p w14:paraId="0FCD1FD7" w14:textId="77777777" w:rsidR="004B6649" w:rsidRDefault="00A84654">
            <w:pPr>
              <w:pStyle w:val="Compact"/>
            </w:pPr>
            <w:r>
              <w:t>Home Page functionality as entry point after successful login</w:t>
            </w:r>
          </w:p>
        </w:tc>
      </w:tr>
      <w:tr w:rsidR="004B6649" w14:paraId="0EB45644" w14:textId="77777777">
        <w:tc>
          <w:tcPr>
            <w:tcW w:w="3017" w:type="dxa"/>
          </w:tcPr>
          <w:p w14:paraId="1FB3EB61" w14:textId="77777777" w:rsidR="004B6649" w:rsidRDefault="00A84654">
            <w:pPr>
              <w:pStyle w:val="Compact"/>
            </w:pPr>
            <w:r>
              <w:t>URS 1.5.1</w:t>
            </w:r>
          </w:p>
        </w:tc>
        <w:tc>
          <w:tcPr>
            <w:tcW w:w="4902" w:type="dxa"/>
          </w:tcPr>
          <w:p w14:paraId="5459A8FA" w14:textId="77777777" w:rsidR="004B6649" w:rsidRDefault="00A84654">
            <w:pPr>
              <w:pStyle w:val="Compact"/>
            </w:pPr>
            <w:r>
              <w:t>System must have Home Page with Query Statistics, Study details, Visit Statistics</w:t>
            </w:r>
          </w:p>
        </w:tc>
      </w:tr>
    </w:tbl>
    <w:p w14:paraId="375E2135" w14:textId="77777777" w:rsidR="004B6649" w:rsidRDefault="00A84654">
      <w:pPr>
        <w:pStyle w:val="BodyText"/>
      </w:pPr>
      <w:r>
        <w:rPr>
          <w:b/>
          <w:bCs/>
        </w:rPr>
        <w:t>Home Page Features (observed from demo):</w:t>
      </w:r>
      <w:r>
        <w:t xml:space="preserve"> - Study Information display with list of assigned studies - Query Statistics dashboard - Visit Statistics overview - Quick</w:t>
      </w:r>
      <w:r>
        <w:t xml:space="preserve"> access to study modules - Development Requirements notifications - Post-UAT Confirmation notifications - Documentation notes</w:t>
      </w:r>
    </w:p>
    <w:p w14:paraId="312CB211" w14:textId="77777777" w:rsidR="004B6649" w:rsidRDefault="00A84654">
      <w:pPr>
        <w:pStyle w:val="Heading3"/>
      </w:pPr>
      <w:bookmarkStart w:id="30" w:name="audit-trail"/>
      <w:bookmarkEnd w:id="29"/>
      <w:r>
        <w:t>6.5 Audit Trail</w:t>
      </w:r>
    </w:p>
    <w:tbl>
      <w:tblPr>
        <w:tblStyle w:val="Table"/>
        <w:tblW w:w="5000" w:type="pct"/>
        <w:tblLayout w:type="fixed"/>
        <w:tblLook w:val="0020" w:firstRow="1" w:lastRow="0" w:firstColumn="0" w:lastColumn="0" w:noHBand="0" w:noVBand="0"/>
      </w:tblPr>
      <w:tblGrid>
        <w:gridCol w:w="3648"/>
        <w:gridCol w:w="5928"/>
      </w:tblGrid>
      <w:tr w:rsidR="004B6649" w14:paraId="0A83C876"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1AB7F86A" w14:textId="77777777" w:rsidR="004B6649" w:rsidRDefault="00A84654">
            <w:pPr>
              <w:pStyle w:val="Compact"/>
            </w:pPr>
            <w:r>
              <w:t>Req ID</w:t>
            </w:r>
          </w:p>
        </w:tc>
        <w:tc>
          <w:tcPr>
            <w:tcW w:w="4902" w:type="dxa"/>
          </w:tcPr>
          <w:p w14:paraId="1EC1C3DD" w14:textId="77777777" w:rsidR="004B6649" w:rsidRDefault="00A84654">
            <w:pPr>
              <w:pStyle w:val="Compact"/>
            </w:pPr>
            <w:r>
              <w:t>Description</w:t>
            </w:r>
          </w:p>
        </w:tc>
      </w:tr>
      <w:tr w:rsidR="004B6649" w14:paraId="1669652F" w14:textId="77777777">
        <w:tc>
          <w:tcPr>
            <w:tcW w:w="3017" w:type="dxa"/>
          </w:tcPr>
          <w:p w14:paraId="7CADFBCE" w14:textId="77777777" w:rsidR="004B6649" w:rsidRDefault="00A84654">
            <w:pPr>
              <w:pStyle w:val="Compact"/>
            </w:pPr>
            <w:r>
              <w:t>URS 1.6.1</w:t>
            </w:r>
          </w:p>
        </w:tc>
        <w:tc>
          <w:tcPr>
            <w:tcW w:w="4902" w:type="dxa"/>
          </w:tcPr>
          <w:p w14:paraId="39A1FCBB" w14:textId="77777777" w:rsidR="004B6649" w:rsidRDefault="00A84654">
            <w:pPr>
              <w:pStyle w:val="Compact"/>
            </w:pPr>
            <w:r>
              <w:t xml:space="preserve">System must provide Audit Trail for each and every User Activity with User Details, </w:t>
            </w:r>
            <w:r>
              <w:t>Activity Details, Date &amp; Time Stamp (IST - Local time stamp)</w:t>
            </w:r>
          </w:p>
        </w:tc>
      </w:tr>
      <w:tr w:rsidR="004B6649" w14:paraId="1C6574A0" w14:textId="77777777">
        <w:tc>
          <w:tcPr>
            <w:tcW w:w="3017" w:type="dxa"/>
          </w:tcPr>
          <w:p w14:paraId="645B67FB" w14:textId="77777777" w:rsidR="004B6649" w:rsidRDefault="00A84654">
            <w:pPr>
              <w:pStyle w:val="Compact"/>
            </w:pPr>
            <w:r>
              <w:t>URS 1.6.2</w:t>
            </w:r>
          </w:p>
        </w:tc>
        <w:tc>
          <w:tcPr>
            <w:tcW w:w="4902" w:type="dxa"/>
          </w:tcPr>
          <w:p w14:paraId="21B0F2F5" w14:textId="77777777" w:rsidR="004B6649" w:rsidRDefault="00A84654">
            <w:pPr>
              <w:pStyle w:val="Compact"/>
            </w:pPr>
            <w:r>
              <w:t xml:space="preserve">System must provide Audit Trail for each and every Subject Record Activity with Event, Old value, New value, Reason for Change and Date and Time stamp </w:t>
            </w:r>
            <w:r>
              <w:lastRenderedPageBreak/>
              <w:t>(IST - Local time stamp)</w:t>
            </w:r>
          </w:p>
        </w:tc>
      </w:tr>
      <w:tr w:rsidR="004B6649" w14:paraId="7A6B6123" w14:textId="77777777">
        <w:tc>
          <w:tcPr>
            <w:tcW w:w="3017" w:type="dxa"/>
          </w:tcPr>
          <w:p w14:paraId="7B37ECDF" w14:textId="77777777" w:rsidR="004B6649" w:rsidRDefault="00A84654">
            <w:pPr>
              <w:pStyle w:val="Compact"/>
            </w:pPr>
            <w:r>
              <w:lastRenderedPageBreak/>
              <w:t>URS 1.6</w:t>
            </w:r>
            <w:r>
              <w:t>.3</w:t>
            </w:r>
          </w:p>
        </w:tc>
        <w:tc>
          <w:tcPr>
            <w:tcW w:w="4902" w:type="dxa"/>
          </w:tcPr>
          <w:p w14:paraId="2B87238B" w14:textId="77777777" w:rsidR="004B6649" w:rsidRDefault="00A84654">
            <w:pPr>
              <w:pStyle w:val="Compact"/>
            </w:pPr>
            <w:r>
              <w:t>Audit trail should show the original entry along with date, time (IST - Local time stamp) and user details</w:t>
            </w:r>
          </w:p>
        </w:tc>
      </w:tr>
    </w:tbl>
    <w:p w14:paraId="047A6D29" w14:textId="77777777" w:rsidR="004B6649" w:rsidRDefault="00A84654">
      <w:pPr>
        <w:pStyle w:val="BodyText"/>
      </w:pPr>
      <w:r>
        <w:rPr>
          <w:b/>
          <w:bCs/>
        </w:rPr>
        <w:t>Audit Trail Report Types (observed from demo):</w:t>
      </w:r>
      <w:r>
        <w:t xml:space="preserve"> - CRF Data Audit Trail - Study Creation - User Creation Details - Study Team - CRF Design - CRF - </w:t>
      </w:r>
      <w:r>
        <w:t>CRF Design - Fields - CRF Design - Enable Disable - CRF Design - Queries - CRF Design - LOV - CRF Design - LOV Detail - CRF Delete Data Audit Trail</w:t>
      </w:r>
    </w:p>
    <w:p w14:paraId="67BA71AB" w14:textId="77777777" w:rsidR="004B6649" w:rsidRDefault="00A84654">
      <w:pPr>
        <w:pStyle w:val="Heading3"/>
      </w:pPr>
      <w:bookmarkStart w:id="31" w:name="scalability"/>
      <w:bookmarkEnd w:id="30"/>
      <w:r>
        <w:t>6.6 Scalability</w:t>
      </w:r>
    </w:p>
    <w:tbl>
      <w:tblPr>
        <w:tblStyle w:val="Table"/>
        <w:tblW w:w="5000" w:type="pct"/>
        <w:tblLayout w:type="fixed"/>
        <w:tblLook w:val="0020" w:firstRow="1" w:lastRow="0" w:firstColumn="0" w:lastColumn="0" w:noHBand="0" w:noVBand="0"/>
      </w:tblPr>
      <w:tblGrid>
        <w:gridCol w:w="3648"/>
        <w:gridCol w:w="5928"/>
      </w:tblGrid>
      <w:tr w:rsidR="004B6649" w14:paraId="77E1EB57"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76A79AAA" w14:textId="77777777" w:rsidR="004B6649" w:rsidRDefault="00A84654">
            <w:pPr>
              <w:pStyle w:val="Compact"/>
            </w:pPr>
            <w:r>
              <w:t>Req ID</w:t>
            </w:r>
          </w:p>
        </w:tc>
        <w:tc>
          <w:tcPr>
            <w:tcW w:w="4902" w:type="dxa"/>
          </w:tcPr>
          <w:p w14:paraId="16E55B07" w14:textId="77777777" w:rsidR="004B6649" w:rsidRDefault="00A84654">
            <w:pPr>
              <w:pStyle w:val="Compact"/>
            </w:pPr>
            <w:r>
              <w:t>Description</w:t>
            </w:r>
          </w:p>
        </w:tc>
      </w:tr>
      <w:tr w:rsidR="004B6649" w14:paraId="531F9B58" w14:textId="77777777">
        <w:tc>
          <w:tcPr>
            <w:tcW w:w="3017" w:type="dxa"/>
          </w:tcPr>
          <w:p w14:paraId="310E539B" w14:textId="77777777" w:rsidR="004B6649" w:rsidRDefault="00A84654">
            <w:pPr>
              <w:pStyle w:val="Compact"/>
            </w:pPr>
            <w:r>
              <w:t>URS 1.7.1</w:t>
            </w:r>
          </w:p>
        </w:tc>
        <w:tc>
          <w:tcPr>
            <w:tcW w:w="4902" w:type="dxa"/>
          </w:tcPr>
          <w:p w14:paraId="0DAA2379" w14:textId="77777777" w:rsidR="004B6649" w:rsidRDefault="00A84654">
            <w:pPr>
              <w:pStyle w:val="Compact"/>
            </w:pPr>
            <w:r>
              <w:t>System should allow concurrent users to login at any given time without affecting performance or crashing</w:t>
            </w:r>
          </w:p>
        </w:tc>
      </w:tr>
      <w:tr w:rsidR="004B6649" w14:paraId="1F510A1F" w14:textId="77777777">
        <w:tc>
          <w:tcPr>
            <w:tcW w:w="3017" w:type="dxa"/>
          </w:tcPr>
          <w:p w14:paraId="7E975642" w14:textId="77777777" w:rsidR="004B6649" w:rsidRDefault="00A84654">
            <w:pPr>
              <w:pStyle w:val="Compact"/>
            </w:pPr>
            <w:r>
              <w:t>URS 1.7.2</w:t>
            </w:r>
          </w:p>
        </w:tc>
        <w:tc>
          <w:tcPr>
            <w:tcW w:w="4902" w:type="dxa"/>
          </w:tcPr>
          <w:p w14:paraId="0ED51345" w14:textId="77777777" w:rsidR="004B6649" w:rsidRDefault="00A84654">
            <w:pPr>
              <w:pStyle w:val="Compact"/>
            </w:pPr>
            <w:r>
              <w:t>System should allow several records to be populated and yet show optimal performance</w:t>
            </w:r>
          </w:p>
        </w:tc>
      </w:tr>
    </w:tbl>
    <w:p w14:paraId="02FE08C1" w14:textId="77777777" w:rsidR="004B6649" w:rsidRDefault="00A84654">
      <w:pPr>
        <w:pStyle w:val="Heading3"/>
      </w:pPr>
      <w:bookmarkStart w:id="32" w:name="study-setup-study-builder"/>
      <w:bookmarkEnd w:id="31"/>
      <w:r>
        <w:t>6.7 Study Setup (Study Builder)</w:t>
      </w:r>
    </w:p>
    <w:p w14:paraId="66A27E25" w14:textId="77777777" w:rsidR="004B6649" w:rsidRDefault="00A84654">
      <w:pPr>
        <w:pStyle w:val="Heading4"/>
      </w:pPr>
      <w:bookmarkStart w:id="33" w:name="study-builder-activity-flow"/>
      <w:r>
        <w:t>6.7.1 Study Builder A</w:t>
      </w:r>
      <w:r>
        <w:t>ctivity Flow</w:t>
      </w:r>
    </w:p>
    <w:tbl>
      <w:tblPr>
        <w:tblStyle w:val="Table"/>
        <w:tblW w:w="5000" w:type="pct"/>
        <w:tblLayout w:type="fixed"/>
        <w:tblLook w:val="0020" w:firstRow="1" w:lastRow="0" w:firstColumn="0" w:lastColumn="0" w:noHBand="0" w:noVBand="0"/>
      </w:tblPr>
      <w:tblGrid>
        <w:gridCol w:w="3648"/>
        <w:gridCol w:w="5928"/>
      </w:tblGrid>
      <w:tr w:rsidR="004B6649" w14:paraId="0A9FD84E"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02CE4DD4" w14:textId="77777777" w:rsidR="004B6649" w:rsidRDefault="00A84654">
            <w:pPr>
              <w:pStyle w:val="Compact"/>
            </w:pPr>
            <w:r>
              <w:t>Req ID</w:t>
            </w:r>
          </w:p>
        </w:tc>
        <w:tc>
          <w:tcPr>
            <w:tcW w:w="4902" w:type="dxa"/>
          </w:tcPr>
          <w:p w14:paraId="3F8C7636" w14:textId="77777777" w:rsidR="004B6649" w:rsidRDefault="00A84654">
            <w:pPr>
              <w:pStyle w:val="Compact"/>
            </w:pPr>
            <w:r>
              <w:t>Description</w:t>
            </w:r>
          </w:p>
        </w:tc>
      </w:tr>
      <w:tr w:rsidR="004B6649" w14:paraId="226CA53F" w14:textId="77777777">
        <w:tc>
          <w:tcPr>
            <w:tcW w:w="3017" w:type="dxa"/>
          </w:tcPr>
          <w:p w14:paraId="3139D4EB" w14:textId="77777777" w:rsidR="004B6649" w:rsidRDefault="00A84654">
            <w:pPr>
              <w:pStyle w:val="Compact"/>
            </w:pPr>
            <w:r>
              <w:t>URS 2.14</w:t>
            </w:r>
          </w:p>
        </w:tc>
        <w:tc>
          <w:tcPr>
            <w:tcW w:w="4902" w:type="dxa"/>
          </w:tcPr>
          <w:p w14:paraId="12AA1823" w14:textId="77777777" w:rsidR="004B6649" w:rsidRDefault="00A84654">
            <w:pPr>
              <w:pStyle w:val="Compact"/>
            </w:pPr>
            <w:r>
              <w:t>Study Builder Activity flow: Study creation → Visit creation → LOV creation → Panel/CRF creation → Allocation of CRF/Panel to particular visits → Edit check design → Assignment of edit checks in applicable visits</w:t>
            </w:r>
          </w:p>
        </w:tc>
      </w:tr>
    </w:tbl>
    <w:p w14:paraId="3D0C3402" w14:textId="77777777" w:rsidR="004B6649" w:rsidRDefault="00A84654">
      <w:pPr>
        <w:pStyle w:val="Heading4"/>
      </w:pPr>
      <w:bookmarkStart w:id="34" w:name="study-configuration-requirements"/>
      <w:bookmarkEnd w:id="33"/>
      <w:r>
        <w:t>6.7.2 Study Configuration Requirements</w:t>
      </w:r>
    </w:p>
    <w:tbl>
      <w:tblPr>
        <w:tblStyle w:val="Table"/>
        <w:tblW w:w="5000" w:type="pct"/>
        <w:tblLayout w:type="fixed"/>
        <w:tblLook w:val="0020" w:firstRow="1" w:lastRow="0" w:firstColumn="0" w:lastColumn="0" w:noHBand="0" w:noVBand="0"/>
      </w:tblPr>
      <w:tblGrid>
        <w:gridCol w:w="3648"/>
        <w:gridCol w:w="5928"/>
      </w:tblGrid>
      <w:tr w:rsidR="004B6649" w14:paraId="34AD7159"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18340D91" w14:textId="77777777" w:rsidR="004B6649" w:rsidRDefault="00A84654">
            <w:pPr>
              <w:pStyle w:val="Compact"/>
            </w:pPr>
            <w:r>
              <w:t>Req ID</w:t>
            </w:r>
          </w:p>
        </w:tc>
        <w:tc>
          <w:tcPr>
            <w:tcW w:w="4902" w:type="dxa"/>
          </w:tcPr>
          <w:p w14:paraId="1FF9292D" w14:textId="77777777" w:rsidR="004B6649" w:rsidRDefault="00A84654">
            <w:pPr>
              <w:pStyle w:val="Compact"/>
            </w:pPr>
            <w:r>
              <w:t>Description</w:t>
            </w:r>
          </w:p>
        </w:tc>
      </w:tr>
      <w:tr w:rsidR="004B6649" w14:paraId="4CD4AD93" w14:textId="77777777">
        <w:tc>
          <w:tcPr>
            <w:tcW w:w="3017" w:type="dxa"/>
          </w:tcPr>
          <w:p w14:paraId="7CE2408A" w14:textId="77777777" w:rsidR="004B6649" w:rsidRDefault="00A84654">
            <w:pPr>
              <w:pStyle w:val="Compact"/>
            </w:pPr>
            <w:r>
              <w:t>URS 2.1</w:t>
            </w:r>
          </w:p>
        </w:tc>
        <w:tc>
          <w:tcPr>
            <w:tcW w:w="4902" w:type="dxa"/>
          </w:tcPr>
          <w:p w14:paraId="0ED2ECD7" w14:textId="77777777" w:rsidR="004B6649" w:rsidRDefault="00A84654">
            <w:pPr>
              <w:pStyle w:val="Compact"/>
            </w:pPr>
            <w:r>
              <w:t>System must allow authorized users to create/modify/delete Study</w:t>
            </w:r>
          </w:p>
        </w:tc>
      </w:tr>
      <w:tr w:rsidR="004B6649" w14:paraId="1CE8F9BC" w14:textId="77777777">
        <w:tc>
          <w:tcPr>
            <w:tcW w:w="3017" w:type="dxa"/>
          </w:tcPr>
          <w:p w14:paraId="1613C675" w14:textId="77777777" w:rsidR="004B6649" w:rsidRDefault="00A84654">
            <w:pPr>
              <w:pStyle w:val="Compact"/>
            </w:pPr>
            <w:r>
              <w:t>URS 2.2</w:t>
            </w:r>
          </w:p>
        </w:tc>
        <w:tc>
          <w:tcPr>
            <w:tcW w:w="4902" w:type="dxa"/>
          </w:tcPr>
          <w:p w14:paraId="0FB1391E" w14:textId="77777777" w:rsidR="004B6649" w:rsidRDefault="00A84654">
            <w:pPr>
              <w:pStyle w:val="Compact"/>
            </w:pPr>
            <w:r>
              <w:t>System must allow authorized users to create/modify/delete Visits</w:t>
            </w:r>
          </w:p>
        </w:tc>
      </w:tr>
      <w:tr w:rsidR="004B6649" w14:paraId="37A58227" w14:textId="77777777">
        <w:tc>
          <w:tcPr>
            <w:tcW w:w="3017" w:type="dxa"/>
          </w:tcPr>
          <w:p w14:paraId="30C15FDD" w14:textId="77777777" w:rsidR="004B6649" w:rsidRDefault="00A84654">
            <w:pPr>
              <w:pStyle w:val="Compact"/>
            </w:pPr>
            <w:r>
              <w:t>URS 2.3</w:t>
            </w:r>
          </w:p>
        </w:tc>
        <w:tc>
          <w:tcPr>
            <w:tcW w:w="4902" w:type="dxa"/>
          </w:tcPr>
          <w:p w14:paraId="05876E77" w14:textId="77777777" w:rsidR="004B6649" w:rsidRDefault="00A84654">
            <w:pPr>
              <w:pStyle w:val="Compact"/>
            </w:pPr>
            <w:r>
              <w:t>System must allow authorized users to create/modify/delete Panels/CRFs</w:t>
            </w:r>
          </w:p>
        </w:tc>
      </w:tr>
      <w:tr w:rsidR="004B6649" w14:paraId="3A4B8677" w14:textId="77777777">
        <w:tc>
          <w:tcPr>
            <w:tcW w:w="3017" w:type="dxa"/>
          </w:tcPr>
          <w:p w14:paraId="637EF17A" w14:textId="77777777" w:rsidR="004B6649" w:rsidRDefault="00A84654">
            <w:pPr>
              <w:pStyle w:val="Compact"/>
            </w:pPr>
            <w:r>
              <w:t>URS 2.4</w:t>
            </w:r>
          </w:p>
        </w:tc>
        <w:tc>
          <w:tcPr>
            <w:tcW w:w="4902" w:type="dxa"/>
          </w:tcPr>
          <w:p w14:paraId="1802B0F6" w14:textId="77777777" w:rsidR="004B6649" w:rsidRDefault="00A84654">
            <w:pPr>
              <w:pStyle w:val="Compact"/>
            </w:pPr>
            <w:r>
              <w:t>System will allow authorized users to create/apply/modify/delete validation rules including edit chec</w:t>
            </w:r>
            <w:r>
              <w:t>ks/warnings/dependencies as per study requirements</w:t>
            </w:r>
          </w:p>
        </w:tc>
      </w:tr>
      <w:tr w:rsidR="004B6649" w14:paraId="3FB2FF07" w14:textId="77777777">
        <w:tc>
          <w:tcPr>
            <w:tcW w:w="3017" w:type="dxa"/>
          </w:tcPr>
          <w:p w14:paraId="7E724670" w14:textId="77777777" w:rsidR="004B6649" w:rsidRDefault="00A84654">
            <w:pPr>
              <w:pStyle w:val="Compact"/>
            </w:pPr>
            <w:r>
              <w:t>URS 2.5</w:t>
            </w:r>
          </w:p>
        </w:tc>
        <w:tc>
          <w:tcPr>
            <w:tcW w:w="4902" w:type="dxa"/>
          </w:tcPr>
          <w:p w14:paraId="01053445" w14:textId="77777777" w:rsidR="004B6649" w:rsidRDefault="00A84654">
            <w:pPr>
              <w:pStyle w:val="Compact"/>
            </w:pPr>
            <w:r>
              <w:t>System will allow authorized users to copy validation rules including edit checks/warnings/dependencies as per study requirements from one visit to other, from 1 study to other</w:t>
            </w:r>
          </w:p>
        </w:tc>
      </w:tr>
      <w:tr w:rsidR="004B6649" w14:paraId="56E63523" w14:textId="77777777">
        <w:tc>
          <w:tcPr>
            <w:tcW w:w="3017" w:type="dxa"/>
          </w:tcPr>
          <w:p w14:paraId="50EE7FB7" w14:textId="77777777" w:rsidR="004B6649" w:rsidRDefault="00A84654">
            <w:pPr>
              <w:pStyle w:val="Compact"/>
            </w:pPr>
            <w:r>
              <w:lastRenderedPageBreak/>
              <w:t>URS 2.6</w:t>
            </w:r>
          </w:p>
        </w:tc>
        <w:tc>
          <w:tcPr>
            <w:tcW w:w="4902" w:type="dxa"/>
          </w:tcPr>
          <w:p w14:paraId="68A6826B" w14:textId="77777777" w:rsidR="004B6649" w:rsidRDefault="00A84654">
            <w:pPr>
              <w:pStyle w:val="Compact"/>
            </w:pPr>
            <w:r>
              <w:t>System mus</w:t>
            </w:r>
            <w:r>
              <w:t>t allow creation of unscheduled Visits</w:t>
            </w:r>
          </w:p>
        </w:tc>
      </w:tr>
      <w:tr w:rsidR="004B6649" w14:paraId="344A1D42" w14:textId="77777777">
        <w:tc>
          <w:tcPr>
            <w:tcW w:w="3017" w:type="dxa"/>
          </w:tcPr>
          <w:p w14:paraId="589159A1" w14:textId="77777777" w:rsidR="004B6649" w:rsidRDefault="00A84654">
            <w:pPr>
              <w:pStyle w:val="Compact"/>
            </w:pPr>
            <w:r>
              <w:t>URS 2.7</w:t>
            </w:r>
          </w:p>
        </w:tc>
        <w:tc>
          <w:tcPr>
            <w:tcW w:w="4902" w:type="dxa"/>
          </w:tcPr>
          <w:p w14:paraId="5B284E21" w14:textId="77777777" w:rsidR="004B6649" w:rsidRDefault="00A84654">
            <w:pPr>
              <w:pStyle w:val="Compact"/>
            </w:pPr>
            <w:r>
              <w:t>System must allow to add list of values</w:t>
            </w:r>
          </w:p>
        </w:tc>
      </w:tr>
      <w:tr w:rsidR="004B6649" w14:paraId="4E9A685F" w14:textId="77777777">
        <w:tc>
          <w:tcPr>
            <w:tcW w:w="3017" w:type="dxa"/>
          </w:tcPr>
          <w:p w14:paraId="1A513B94" w14:textId="77777777" w:rsidR="004B6649" w:rsidRDefault="00A84654">
            <w:pPr>
              <w:pStyle w:val="Compact"/>
            </w:pPr>
            <w:r>
              <w:t>URS 2.8</w:t>
            </w:r>
          </w:p>
        </w:tc>
        <w:tc>
          <w:tcPr>
            <w:tcW w:w="4902" w:type="dxa"/>
          </w:tcPr>
          <w:p w14:paraId="396764FF" w14:textId="77777777" w:rsidR="004B6649" w:rsidRDefault="00A84654">
            <w:pPr>
              <w:pStyle w:val="Compact"/>
            </w:pPr>
            <w:r>
              <w:t>System must allow to configure patient visit schedule</w:t>
            </w:r>
          </w:p>
        </w:tc>
      </w:tr>
      <w:tr w:rsidR="004B6649" w14:paraId="31BECC87" w14:textId="77777777">
        <w:tc>
          <w:tcPr>
            <w:tcW w:w="3017" w:type="dxa"/>
          </w:tcPr>
          <w:p w14:paraId="14A2E745" w14:textId="77777777" w:rsidR="004B6649" w:rsidRDefault="00A84654">
            <w:pPr>
              <w:pStyle w:val="Compact"/>
            </w:pPr>
            <w:r>
              <w:t>URS 2.9</w:t>
            </w:r>
          </w:p>
        </w:tc>
        <w:tc>
          <w:tcPr>
            <w:tcW w:w="4902" w:type="dxa"/>
          </w:tcPr>
          <w:p w14:paraId="488F04FA" w14:textId="77777777" w:rsidR="004B6649" w:rsidRDefault="00A84654">
            <w:pPr>
              <w:pStyle w:val="Compact"/>
            </w:pPr>
            <w:r>
              <w:t>System must allow single row and multiple row data entry design whenever required</w:t>
            </w:r>
          </w:p>
        </w:tc>
      </w:tr>
      <w:tr w:rsidR="004B6649" w14:paraId="36230058" w14:textId="77777777">
        <w:tc>
          <w:tcPr>
            <w:tcW w:w="3017" w:type="dxa"/>
          </w:tcPr>
          <w:p w14:paraId="7FB92B7C" w14:textId="77777777" w:rsidR="004B6649" w:rsidRDefault="00A84654">
            <w:pPr>
              <w:pStyle w:val="Compact"/>
            </w:pPr>
            <w:r>
              <w:t>URS 2.10</w:t>
            </w:r>
          </w:p>
        </w:tc>
        <w:tc>
          <w:tcPr>
            <w:tcW w:w="4902" w:type="dxa"/>
          </w:tcPr>
          <w:p w14:paraId="7DC62915" w14:textId="77777777" w:rsidR="004B6649" w:rsidRDefault="00A84654">
            <w:pPr>
              <w:pStyle w:val="Compact"/>
            </w:pPr>
            <w:r>
              <w:t>System should allow users to store and manage Study Arm details</w:t>
            </w:r>
          </w:p>
        </w:tc>
      </w:tr>
      <w:tr w:rsidR="004B6649" w14:paraId="4F6C676A" w14:textId="77777777">
        <w:tc>
          <w:tcPr>
            <w:tcW w:w="3017" w:type="dxa"/>
          </w:tcPr>
          <w:p w14:paraId="77D0F13A" w14:textId="77777777" w:rsidR="004B6649" w:rsidRDefault="00A84654">
            <w:pPr>
              <w:pStyle w:val="Compact"/>
            </w:pPr>
            <w:r>
              <w:t>URS 2.11</w:t>
            </w:r>
          </w:p>
        </w:tc>
        <w:tc>
          <w:tcPr>
            <w:tcW w:w="4902" w:type="dxa"/>
          </w:tcPr>
          <w:p w14:paraId="25C3464B" w14:textId="77777777" w:rsidR="004B6649" w:rsidRDefault="00A84654">
            <w:pPr>
              <w:pStyle w:val="Compact"/>
            </w:pPr>
            <w:r>
              <w:t>System should provide the capability to plan and manage study in multiple countries including any currencies and specific regulatory documents</w:t>
            </w:r>
          </w:p>
        </w:tc>
      </w:tr>
      <w:tr w:rsidR="004B6649" w14:paraId="4A5AF4BC" w14:textId="77777777">
        <w:tc>
          <w:tcPr>
            <w:tcW w:w="3017" w:type="dxa"/>
          </w:tcPr>
          <w:p w14:paraId="0CC821E1" w14:textId="77777777" w:rsidR="004B6649" w:rsidRDefault="00A84654">
            <w:pPr>
              <w:pStyle w:val="Compact"/>
            </w:pPr>
            <w:r>
              <w:t>URS 2.13</w:t>
            </w:r>
          </w:p>
        </w:tc>
        <w:tc>
          <w:tcPr>
            <w:tcW w:w="4902" w:type="dxa"/>
          </w:tcPr>
          <w:p w14:paraId="74C87C71" w14:textId="77777777" w:rsidR="004B6649" w:rsidRDefault="00A84654">
            <w:pPr>
              <w:pStyle w:val="Compact"/>
            </w:pPr>
            <w:r>
              <w:t>System must allow authorized users to print blank CRF, blank annotated CRF in PDF format</w:t>
            </w:r>
          </w:p>
        </w:tc>
      </w:tr>
    </w:tbl>
    <w:p w14:paraId="1E6BA98A" w14:textId="77777777" w:rsidR="004B6649" w:rsidRDefault="00A84654">
      <w:pPr>
        <w:pStyle w:val="Heading4"/>
      </w:pPr>
      <w:bookmarkStart w:id="35" w:name="data-capture-urs-3.0"/>
      <w:bookmarkEnd w:id="34"/>
      <w:r>
        <w:t>6.7.3 Data Ca</w:t>
      </w:r>
      <w:r>
        <w:t>pture (URS 3.0)</w:t>
      </w:r>
    </w:p>
    <w:tbl>
      <w:tblPr>
        <w:tblStyle w:val="Table"/>
        <w:tblW w:w="5000" w:type="pct"/>
        <w:tblLayout w:type="fixed"/>
        <w:tblLook w:val="0020" w:firstRow="1" w:lastRow="0" w:firstColumn="0" w:lastColumn="0" w:noHBand="0" w:noVBand="0"/>
      </w:tblPr>
      <w:tblGrid>
        <w:gridCol w:w="3648"/>
        <w:gridCol w:w="5928"/>
      </w:tblGrid>
      <w:tr w:rsidR="004B6649" w14:paraId="4FA964A9"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2353D36C" w14:textId="77777777" w:rsidR="004B6649" w:rsidRDefault="00A84654">
            <w:pPr>
              <w:pStyle w:val="Compact"/>
            </w:pPr>
            <w:r>
              <w:t>Req ID</w:t>
            </w:r>
          </w:p>
        </w:tc>
        <w:tc>
          <w:tcPr>
            <w:tcW w:w="4902" w:type="dxa"/>
          </w:tcPr>
          <w:p w14:paraId="61E2AA3A" w14:textId="77777777" w:rsidR="004B6649" w:rsidRDefault="00A84654">
            <w:pPr>
              <w:pStyle w:val="Compact"/>
            </w:pPr>
            <w:r>
              <w:t>Description</w:t>
            </w:r>
          </w:p>
        </w:tc>
      </w:tr>
      <w:tr w:rsidR="004B6649" w14:paraId="0E1C146E" w14:textId="77777777">
        <w:tc>
          <w:tcPr>
            <w:tcW w:w="3017" w:type="dxa"/>
          </w:tcPr>
          <w:p w14:paraId="30878F52" w14:textId="77777777" w:rsidR="004B6649" w:rsidRDefault="00A84654">
            <w:pPr>
              <w:pStyle w:val="Compact"/>
            </w:pPr>
            <w:r>
              <w:t>URS 3.1</w:t>
            </w:r>
          </w:p>
        </w:tc>
        <w:tc>
          <w:tcPr>
            <w:tcW w:w="4902" w:type="dxa"/>
          </w:tcPr>
          <w:p w14:paraId="5B921427" w14:textId="77777777" w:rsidR="004B6649" w:rsidRDefault="00A84654">
            <w:pPr>
              <w:pStyle w:val="Compact"/>
            </w:pPr>
            <w:r>
              <w:t>System must allow authorized user to enroll/edit a Site for all Studies. It should provide ability to recruit one or more sites for a study</w:t>
            </w:r>
          </w:p>
        </w:tc>
      </w:tr>
      <w:tr w:rsidR="004B6649" w14:paraId="0B97CBF7" w14:textId="77777777">
        <w:tc>
          <w:tcPr>
            <w:tcW w:w="3017" w:type="dxa"/>
          </w:tcPr>
          <w:p w14:paraId="664887E4" w14:textId="77777777" w:rsidR="004B6649" w:rsidRDefault="00A84654">
            <w:pPr>
              <w:pStyle w:val="Compact"/>
            </w:pPr>
            <w:r>
              <w:t>URS 3.2</w:t>
            </w:r>
          </w:p>
        </w:tc>
        <w:tc>
          <w:tcPr>
            <w:tcW w:w="4902" w:type="dxa"/>
          </w:tcPr>
          <w:p w14:paraId="07921E0F" w14:textId="77777777" w:rsidR="004B6649" w:rsidRDefault="00A84654">
            <w:pPr>
              <w:pStyle w:val="Compact"/>
            </w:pPr>
            <w:r>
              <w:t>System must allow authorized user to enroll/modify Subject/Patient details in study</w:t>
            </w:r>
          </w:p>
        </w:tc>
      </w:tr>
      <w:tr w:rsidR="004B6649" w14:paraId="5E626D26" w14:textId="77777777">
        <w:tc>
          <w:tcPr>
            <w:tcW w:w="3017" w:type="dxa"/>
          </w:tcPr>
          <w:p w14:paraId="59788424" w14:textId="77777777" w:rsidR="004B6649" w:rsidRDefault="00A84654">
            <w:pPr>
              <w:pStyle w:val="Compact"/>
            </w:pPr>
            <w:r>
              <w:t>URS 3.3</w:t>
            </w:r>
          </w:p>
        </w:tc>
        <w:tc>
          <w:tcPr>
            <w:tcW w:w="4902" w:type="dxa"/>
          </w:tcPr>
          <w:p w14:paraId="7F7248DE" w14:textId="77777777" w:rsidR="004B6649" w:rsidRDefault="00A84654">
            <w:pPr>
              <w:pStyle w:val="Compact"/>
            </w:pPr>
            <w:r>
              <w:t>System must al</w:t>
            </w:r>
            <w:r>
              <w:t>low authorized users to access for assigned studies only</w:t>
            </w:r>
          </w:p>
        </w:tc>
      </w:tr>
    </w:tbl>
    <w:p w14:paraId="0102386E" w14:textId="77777777" w:rsidR="004B6649" w:rsidRDefault="00A84654">
      <w:pPr>
        <w:pStyle w:val="Heading4"/>
      </w:pPr>
      <w:bookmarkStart w:id="36" w:name="study-information-fields"/>
      <w:bookmarkEnd w:id="35"/>
      <w:r>
        <w:t>6.7.4 Study Information Fields</w:t>
      </w:r>
    </w:p>
    <w:p w14:paraId="4D3B7D79" w14:textId="77777777" w:rsidR="004B6649" w:rsidRDefault="00A84654">
      <w:pPr>
        <w:pStyle w:val="FirstParagraph"/>
      </w:pPr>
      <w:r>
        <w:rPr>
          <w:b/>
          <w:bCs/>
        </w:rPr>
        <w:t>Study Setup Fields (observed from demo):</w:t>
      </w:r>
      <w:r>
        <w:t xml:space="preserve"> - Protocol Number - Project Number - Sponsor - Project Manager - Title - Study Type (EDC+IWRS) - Number of Subjects - Study Ph</w:t>
      </w:r>
      <w:r>
        <w:t>ase - Study Status - Lab Data Upload (Yes/No)</w:t>
      </w:r>
    </w:p>
    <w:p w14:paraId="7E49568F" w14:textId="77777777" w:rsidR="004B6649" w:rsidRDefault="00A84654">
      <w:pPr>
        <w:pStyle w:val="Heading4"/>
      </w:pPr>
      <w:bookmarkStart w:id="37" w:name="study-documents"/>
      <w:bookmarkEnd w:id="36"/>
      <w:r>
        <w:t>6.7.2 Study Documents</w:t>
      </w:r>
    </w:p>
    <w:tbl>
      <w:tblPr>
        <w:tblStyle w:val="Table"/>
        <w:tblW w:w="5000" w:type="pct"/>
        <w:tblLayout w:type="fixed"/>
        <w:tblLook w:val="0020" w:firstRow="1" w:lastRow="0" w:firstColumn="0" w:lastColumn="0" w:noHBand="0" w:noVBand="0"/>
      </w:tblPr>
      <w:tblGrid>
        <w:gridCol w:w="3648"/>
        <w:gridCol w:w="5928"/>
      </w:tblGrid>
      <w:tr w:rsidR="004B6649" w14:paraId="3DF43634"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5E8A9BD1" w14:textId="77777777" w:rsidR="004B6649" w:rsidRDefault="00A84654">
            <w:pPr>
              <w:pStyle w:val="Compact"/>
            </w:pPr>
            <w:r>
              <w:t>Req ID</w:t>
            </w:r>
          </w:p>
        </w:tc>
        <w:tc>
          <w:tcPr>
            <w:tcW w:w="4902" w:type="dxa"/>
          </w:tcPr>
          <w:p w14:paraId="0688821D" w14:textId="77777777" w:rsidR="004B6649" w:rsidRDefault="00A84654">
            <w:pPr>
              <w:pStyle w:val="Compact"/>
            </w:pPr>
            <w:r>
              <w:t>Description</w:t>
            </w:r>
          </w:p>
        </w:tc>
      </w:tr>
      <w:tr w:rsidR="004B6649" w14:paraId="0337D6E1" w14:textId="77777777">
        <w:tc>
          <w:tcPr>
            <w:tcW w:w="3017" w:type="dxa"/>
          </w:tcPr>
          <w:p w14:paraId="5CD02E0C" w14:textId="77777777" w:rsidR="004B6649" w:rsidRDefault="00A84654">
            <w:pPr>
              <w:pStyle w:val="Compact"/>
            </w:pPr>
            <w:r>
              <w:t>URS 2.12</w:t>
            </w:r>
          </w:p>
        </w:tc>
        <w:tc>
          <w:tcPr>
            <w:tcW w:w="4902" w:type="dxa"/>
          </w:tcPr>
          <w:p w14:paraId="3983754D" w14:textId="77777777" w:rsidR="004B6649" w:rsidRDefault="00A84654">
            <w:pPr>
              <w:pStyle w:val="Compact"/>
            </w:pPr>
            <w:r>
              <w:t>System should provide the capability to store and manage documents of Study</w:t>
            </w:r>
          </w:p>
        </w:tc>
      </w:tr>
    </w:tbl>
    <w:p w14:paraId="103B294B" w14:textId="77777777" w:rsidR="004B6649" w:rsidRDefault="00A84654">
      <w:pPr>
        <w:pStyle w:val="Heading4"/>
      </w:pPr>
      <w:bookmarkStart w:id="38" w:name="study-arm"/>
      <w:bookmarkEnd w:id="37"/>
      <w:r>
        <w:t>6.7.3 Study Arm</w:t>
      </w:r>
    </w:p>
    <w:p w14:paraId="48ABD486" w14:textId="77777777" w:rsidR="004B6649" w:rsidRDefault="00A84654">
      <w:pPr>
        <w:pStyle w:val="Compact"/>
        <w:numPr>
          <w:ilvl w:val="0"/>
          <w:numId w:val="8"/>
        </w:numPr>
      </w:pPr>
      <w:r>
        <w:t>System should provide capability to plan and manage study in multiple countries including any currencies and specific regulatory documents</w:t>
      </w:r>
    </w:p>
    <w:p w14:paraId="030504F5" w14:textId="77777777" w:rsidR="004B6649" w:rsidRDefault="00A84654">
      <w:pPr>
        <w:pStyle w:val="Heading4"/>
      </w:pPr>
      <w:bookmarkStart w:id="39" w:name="kit-definition"/>
      <w:bookmarkEnd w:id="38"/>
      <w:r>
        <w:t>6.7.4 Kit Definition</w:t>
      </w:r>
    </w:p>
    <w:tbl>
      <w:tblPr>
        <w:tblStyle w:val="Table"/>
        <w:tblW w:w="5000" w:type="pct"/>
        <w:tblLayout w:type="fixed"/>
        <w:tblLook w:val="0020" w:firstRow="1" w:lastRow="0" w:firstColumn="0" w:lastColumn="0" w:noHBand="0" w:noVBand="0"/>
      </w:tblPr>
      <w:tblGrid>
        <w:gridCol w:w="3648"/>
        <w:gridCol w:w="5928"/>
      </w:tblGrid>
      <w:tr w:rsidR="004B6649" w14:paraId="0DB20916"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729BCA2C" w14:textId="77777777" w:rsidR="004B6649" w:rsidRDefault="00A84654">
            <w:pPr>
              <w:pStyle w:val="Compact"/>
            </w:pPr>
            <w:r>
              <w:t>Req ID</w:t>
            </w:r>
          </w:p>
        </w:tc>
        <w:tc>
          <w:tcPr>
            <w:tcW w:w="4902" w:type="dxa"/>
          </w:tcPr>
          <w:p w14:paraId="5DA7E967" w14:textId="77777777" w:rsidR="004B6649" w:rsidRDefault="00A84654">
            <w:pPr>
              <w:pStyle w:val="Compact"/>
            </w:pPr>
            <w:r>
              <w:t>Description</w:t>
            </w:r>
          </w:p>
        </w:tc>
      </w:tr>
      <w:tr w:rsidR="004B6649" w14:paraId="31E89B7C" w14:textId="77777777">
        <w:tc>
          <w:tcPr>
            <w:tcW w:w="3017" w:type="dxa"/>
          </w:tcPr>
          <w:p w14:paraId="02133D5B" w14:textId="77777777" w:rsidR="004B6649" w:rsidRDefault="004B6649">
            <w:pPr>
              <w:pStyle w:val="Compact"/>
            </w:pPr>
          </w:p>
        </w:tc>
        <w:tc>
          <w:tcPr>
            <w:tcW w:w="4902" w:type="dxa"/>
          </w:tcPr>
          <w:p w14:paraId="37256D8D" w14:textId="77777777" w:rsidR="004B6649" w:rsidRDefault="00A84654">
            <w:pPr>
              <w:pStyle w:val="Compact"/>
            </w:pPr>
            <w:r>
              <w:t>System shall allow defining Kit Name and Description for Test and Reference</w:t>
            </w:r>
            <w:r>
              <w:t xml:space="preserve"> drugs</w:t>
            </w:r>
          </w:p>
        </w:tc>
      </w:tr>
    </w:tbl>
    <w:p w14:paraId="43A1A5AF" w14:textId="00310BE1" w:rsidR="004B6649" w:rsidRDefault="00A84654">
      <w:pPr>
        <w:pStyle w:val="BodyText"/>
      </w:pPr>
      <w:r>
        <w:rPr>
          <w:b/>
          <w:bCs/>
        </w:rPr>
        <w:lastRenderedPageBreak/>
        <w:t>Observed Kit Types:</w:t>
      </w:r>
      <w:r>
        <w:t xml:space="preserve"> - Test (e.g., “T of </w:t>
      </w:r>
      <w:r w:rsidR="00154AA6">
        <w:t xml:space="preserve">XXXXX </w:t>
      </w:r>
      <w:r>
        <w:t xml:space="preserve">2mg + </w:t>
      </w:r>
      <w:r w:rsidR="00154AA6">
        <w:t>XXXXXXX</w:t>
      </w:r>
      <w:r>
        <w:t xml:space="preserve"> 325mg Capsule”) - Reference (e.g., “R of </w:t>
      </w:r>
      <w:r w:rsidR="00154AA6">
        <w:t>XXXXXX</w:t>
      </w:r>
      <w:r>
        <w:t xml:space="preserve"> 60mg + </w:t>
      </w:r>
      <w:r w:rsidR="00154AA6">
        <w:t>XXXXXXXXX</w:t>
      </w:r>
      <w:r>
        <w:t xml:space="preserve"> 325mg Capsule”)</w:t>
      </w:r>
    </w:p>
    <w:p w14:paraId="2B5E08E9" w14:textId="77777777" w:rsidR="004B6649" w:rsidRDefault="00A84654">
      <w:pPr>
        <w:pStyle w:val="Heading4"/>
      </w:pPr>
      <w:bookmarkStart w:id="40" w:name="kit-generate"/>
      <w:bookmarkEnd w:id="39"/>
      <w:r>
        <w:t>6.7.5 Kit Generate</w:t>
      </w:r>
    </w:p>
    <w:p w14:paraId="5188A06B" w14:textId="77777777" w:rsidR="004B6649" w:rsidRDefault="00A84654">
      <w:pPr>
        <w:pStyle w:val="Compact"/>
        <w:numPr>
          <w:ilvl w:val="0"/>
          <w:numId w:val="9"/>
        </w:numPr>
      </w:pPr>
      <w:r>
        <w:t>System shall allow generation of kits for the study</w:t>
      </w:r>
    </w:p>
    <w:p w14:paraId="017F178B" w14:textId="77777777" w:rsidR="004B6649" w:rsidRDefault="00A84654">
      <w:pPr>
        <w:pStyle w:val="Heading4"/>
      </w:pPr>
      <w:bookmarkStart w:id="41" w:name="enrolled-sites"/>
      <w:bookmarkEnd w:id="40"/>
      <w:r>
        <w:t>6.7.6 Enrolled Sites</w:t>
      </w:r>
    </w:p>
    <w:tbl>
      <w:tblPr>
        <w:tblStyle w:val="Table"/>
        <w:tblW w:w="0" w:type="auto"/>
        <w:tblLook w:val="0020" w:firstRow="1" w:lastRow="0" w:firstColumn="0" w:lastColumn="0" w:noHBand="0" w:noVBand="0"/>
      </w:tblPr>
      <w:tblGrid>
        <w:gridCol w:w="1707"/>
        <w:gridCol w:w="3325"/>
      </w:tblGrid>
      <w:tr w:rsidR="004B6649" w14:paraId="70A79D0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03B6EDD7" w14:textId="77777777" w:rsidR="004B6649" w:rsidRDefault="00A84654">
            <w:pPr>
              <w:pStyle w:val="Compact"/>
            </w:pPr>
            <w:r>
              <w:t>Field</w:t>
            </w:r>
          </w:p>
        </w:tc>
        <w:tc>
          <w:tcPr>
            <w:tcW w:w="0" w:type="auto"/>
          </w:tcPr>
          <w:p w14:paraId="1BCF0961" w14:textId="77777777" w:rsidR="004B6649" w:rsidRDefault="00A84654">
            <w:pPr>
              <w:pStyle w:val="Compact"/>
            </w:pPr>
            <w:r>
              <w:t>Description</w:t>
            </w:r>
          </w:p>
        </w:tc>
      </w:tr>
      <w:tr w:rsidR="004B6649" w14:paraId="59E94505" w14:textId="77777777">
        <w:tc>
          <w:tcPr>
            <w:tcW w:w="0" w:type="auto"/>
          </w:tcPr>
          <w:p w14:paraId="693FAE01" w14:textId="77777777" w:rsidR="004B6649" w:rsidRDefault="00A84654">
            <w:pPr>
              <w:pStyle w:val="Compact"/>
            </w:pPr>
            <w:r>
              <w:t>Site Number</w:t>
            </w:r>
          </w:p>
        </w:tc>
        <w:tc>
          <w:tcPr>
            <w:tcW w:w="0" w:type="auto"/>
          </w:tcPr>
          <w:p w14:paraId="4B035539" w14:textId="77777777" w:rsidR="004B6649" w:rsidRDefault="00A84654">
            <w:pPr>
              <w:pStyle w:val="Compact"/>
            </w:pPr>
            <w:r>
              <w:t>Unique site identifier</w:t>
            </w:r>
          </w:p>
        </w:tc>
      </w:tr>
      <w:tr w:rsidR="004B6649" w14:paraId="215EC5EB" w14:textId="77777777">
        <w:tc>
          <w:tcPr>
            <w:tcW w:w="0" w:type="auto"/>
          </w:tcPr>
          <w:p w14:paraId="6509BE6F" w14:textId="77777777" w:rsidR="004B6649" w:rsidRDefault="00A84654">
            <w:pPr>
              <w:pStyle w:val="Compact"/>
            </w:pPr>
            <w:r>
              <w:t>Site Code</w:t>
            </w:r>
          </w:p>
        </w:tc>
        <w:tc>
          <w:tcPr>
            <w:tcW w:w="0" w:type="auto"/>
          </w:tcPr>
          <w:p w14:paraId="41DB9E90" w14:textId="77777777" w:rsidR="004B6649" w:rsidRDefault="00A84654">
            <w:pPr>
              <w:pStyle w:val="Compact"/>
            </w:pPr>
            <w:r>
              <w:t>Site code</w:t>
            </w:r>
          </w:p>
        </w:tc>
      </w:tr>
      <w:tr w:rsidR="004B6649" w14:paraId="504751D6" w14:textId="77777777">
        <w:tc>
          <w:tcPr>
            <w:tcW w:w="0" w:type="auto"/>
          </w:tcPr>
          <w:p w14:paraId="4BDB8669" w14:textId="77777777" w:rsidR="004B6649" w:rsidRDefault="00A84654">
            <w:pPr>
              <w:pStyle w:val="Compact"/>
            </w:pPr>
            <w:r>
              <w:t>Site</w:t>
            </w:r>
          </w:p>
        </w:tc>
        <w:tc>
          <w:tcPr>
            <w:tcW w:w="0" w:type="auto"/>
          </w:tcPr>
          <w:p w14:paraId="3FC05345" w14:textId="77777777" w:rsidR="004B6649" w:rsidRDefault="00A84654">
            <w:pPr>
              <w:pStyle w:val="Compact"/>
            </w:pPr>
            <w:r>
              <w:t>Site name</w:t>
            </w:r>
          </w:p>
        </w:tc>
      </w:tr>
      <w:tr w:rsidR="004B6649" w14:paraId="6D51D2B4" w14:textId="77777777">
        <w:tc>
          <w:tcPr>
            <w:tcW w:w="0" w:type="auto"/>
          </w:tcPr>
          <w:p w14:paraId="5B1B5B6D" w14:textId="77777777" w:rsidR="004B6649" w:rsidRDefault="00A84654">
            <w:pPr>
              <w:pStyle w:val="Compact"/>
            </w:pPr>
            <w:r>
              <w:t>Site Initials</w:t>
            </w:r>
          </w:p>
        </w:tc>
        <w:tc>
          <w:tcPr>
            <w:tcW w:w="0" w:type="auto"/>
          </w:tcPr>
          <w:p w14:paraId="438F58E3" w14:textId="77777777" w:rsidR="004B6649" w:rsidRDefault="00A84654">
            <w:pPr>
              <w:pStyle w:val="Compact"/>
            </w:pPr>
            <w:r>
              <w:t>Abbreviated site name</w:t>
            </w:r>
          </w:p>
        </w:tc>
      </w:tr>
      <w:tr w:rsidR="004B6649" w14:paraId="14341136" w14:textId="77777777">
        <w:tc>
          <w:tcPr>
            <w:tcW w:w="0" w:type="auto"/>
          </w:tcPr>
          <w:p w14:paraId="770D4636" w14:textId="77777777" w:rsidR="004B6649" w:rsidRDefault="00A84654">
            <w:pPr>
              <w:pStyle w:val="Compact"/>
            </w:pPr>
            <w:r>
              <w:t>Status</w:t>
            </w:r>
          </w:p>
        </w:tc>
        <w:tc>
          <w:tcPr>
            <w:tcW w:w="0" w:type="auto"/>
          </w:tcPr>
          <w:p w14:paraId="534B8B83" w14:textId="77777777" w:rsidR="004B6649" w:rsidRDefault="00A84654">
            <w:pPr>
              <w:pStyle w:val="Compact"/>
            </w:pPr>
            <w:r>
              <w:t>Qualified/Active/Recruiting</w:t>
            </w:r>
          </w:p>
        </w:tc>
      </w:tr>
      <w:tr w:rsidR="004B6649" w14:paraId="52204D64" w14:textId="77777777">
        <w:tc>
          <w:tcPr>
            <w:tcW w:w="0" w:type="auto"/>
          </w:tcPr>
          <w:p w14:paraId="2C84F852" w14:textId="77777777" w:rsidR="004B6649" w:rsidRDefault="00A84654">
            <w:pPr>
              <w:pStyle w:val="Compact"/>
            </w:pPr>
            <w:r>
              <w:t>Site Location</w:t>
            </w:r>
          </w:p>
        </w:tc>
        <w:tc>
          <w:tcPr>
            <w:tcW w:w="0" w:type="auto"/>
          </w:tcPr>
          <w:p w14:paraId="04372202" w14:textId="77777777" w:rsidR="004B6649" w:rsidRDefault="00A84654">
            <w:pPr>
              <w:pStyle w:val="Compact"/>
            </w:pPr>
            <w:r>
              <w:t>Geographic location (Country)</w:t>
            </w:r>
          </w:p>
        </w:tc>
      </w:tr>
      <w:tr w:rsidR="004B6649" w14:paraId="4C2A0BF1" w14:textId="77777777">
        <w:tc>
          <w:tcPr>
            <w:tcW w:w="0" w:type="auto"/>
          </w:tcPr>
          <w:p w14:paraId="3C45C4AE" w14:textId="77777777" w:rsidR="004B6649" w:rsidRDefault="00A84654">
            <w:pPr>
              <w:pStyle w:val="Compact"/>
            </w:pPr>
            <w:r>
              <w:t>CRF Workflow</w:t>
            </w:r>
          </w:p>
        </w:tc>
        <w:tc>
          <w:tcPr>
            <w:tcW w:w="0" w:type="auto"/>
          </w:tcPr>
          <w:p w14:paraId="5B970866" w14:textId="77777777" w:rsidR="004B6649" w:rsidRDefault="00A84654">
            <w:pPr>
              <w:pStyle w:val="Compact"/>
            </w:pPr>
            <w:r>
              <w:t>ECRF</w:t>
            </w:r>
          </w:p>
        </w:tc>
      </w:tr>
      <w:tr w:rsidR="004B6649" w14:paraId="106DBCEA" w14:textId="77777777">
        <w:tc>
          <w:tcPr>
            <w:tcW w:w="0" w:type="auto"/>
          </w:tcPr>
          <w:p w14:paraId="0419030F" w14:textId="77777777" w:rsidR="004B6649" w:rsidRDefault="00A84654">
            <w:pPr>
              <w:pStyle w:val="Compact"/>
            </w:pPr>
            <w:r>
              <w:t>Site Zone</w:t>
            </w:r>
          </w:p>
        </w:tc>
        <w:tc>
          <w:tcPr>
            <w:tcW w:w="0" w:type="auto"/>
          </w:tcPr>
          <w:p w14:paraId="4E96F625" w14:textId="77777777" w:rsidR="004B6649" w:rsidRDefault="00A84654">
            <w:pPr>
              <w:pStyle w:val="Compact"/>
            </w:pPr>
            <w:r>
              <w:t>Optional zone classification</w:t>
            </w:r>
          </w:p>
        </w:tc>
      </w:tr>
      <w:tr w:rsidR="004B6649" w14:paraId="24E3AAC6" w14:textId="77777777">
        <w:tc>
          <w:tcPr>
            <w:tcW w:w="0" w:type="auto"/>
          </w:tcPr>
          <w:p w14:paraId="5CF51DD2" w14:textId="77777777" w:rsidR="004B6649" w:rsidRDefault="00A84654">
            <w:pPr>
              <w:pStyle w:val="Compact"/>
            </w:pPr>
            <w:r>
              <w:t>Site Sector</w:t>
            </w:r>
          </w:p>
        </w:tc>
        <w:tc>
          <w:tcPr>
            <w:tcW w:w="0" w:type="auto"/>
          </w:tcPr>
          <w:p w14:paraId="4285DFB3" w14:textId="77777777" w:rsidR="004B6649" w:rsidRDefault="00A84654">
            <w:pPr>
              <w:pStyle w:val="Compact"/>
            </w:pPr>
            <w:r>
              <w:t>Optional sector classification</w:t>
            </w:r>
          </w:p>
        </w:tc>
      </w:tr>
      <w:tr w:rsidR="004B6649" w14:paraId="6BB9CD25" w14:textId="77777777">
        <w:tc>
          <w:tcPr>
            <w:tcW w:w="0" w:type="auto"/>
          </w:tcPr>
          <w:p w14:paraId="4D1B321D" w14:textId="77777777" w:rsidR="004B6649" w:rsidRDefault="00A84654">
            <w:pPr>
              <w:pStyle w:val="Compact"/>
            </w:pPr>
            <w:r>
              <w:t>Cap Size</w:t>
            </w:r>
          </w:p>
        </w:tc>
        <w:tc>
          <w:tcPr>
            <w:tcW w:w="0" w:type="auto"/>
          </w:tcPr>
          <w:p w14:paraId="275E679E" w14:textId="77777777" w:rsidR="004B6649" w:rsidRDefault="00A84654">
            <w:pPr>
              <w:pStyle w:val="Compact"/>
            </w:pPr>
            <w:r>
              <w:t>Maximum subjects allowed</w:t>
            </w:r>
          </w:p>
        </w:tc>
      </w:tr>
      <w:tr w:rsidR="004B6649" w14:paraId="59C96A4B" w14:textId="77777777">
        <w:tc>
          <w:tcPr>
            <w:tcW w:w="0" w:type="auto"/>
          </w:tcPr>
          <w:p w14:paraId="51FFFFD9" w14:textId="77777777" w:rsidR="004B6649" w:rsidRDefault="00A84654">
            <w:pPr>
              <w:pStyle w:val="Compact"/>
            </w:pPr>
            <w:r>
              <w:t>Comments</w:t>
            </w:r>
          </w:p>
        </w:tc>
        <w:tc>
          <w:tcPr>
            <w:tcW w:w="0" w:type="auto"/>
          </w:tcPr>
          <w:p w14:paraId="650707F7" w14:textId="77777777" w:rsidR="004B6649" w:rsidRDefault="00A84654">
            <w:pPr>
              <w:pStyle w:val="Compact"/>
            </w:pPr>
            <w:r>
              <w:t>Additional notes</w:t>
            </w:r>
          </w:p>
        </w:tc>
      </w:tr>
    </w:tbl>
    <w:p w14:paraId="1EFF97BD" w14:textId="77777777" w:rsidR="004B6649" w:rsidRDefault="00A84654">
      <w:pPr>
        <w:pStyle w:val="Heading4"/>
      </w:pPr>
      <w:bookmarkStart w:id="42" w:name="study-team"/>
      <w:bookmarkEnd w:id="41"/>
      <w:r>
        <w:t>6.7.7 Study Team</w:t>
      </w:r>
    </w:p>
    <w:p w14:paraId="4E6CF4FE" w14:textId="77777777" w:rsidR="004B6649" w:rsidRDefault="00A84654">
      <w:pPr>
        <w:pStyle w:val="Compact"/>
        <w:numPr>
          <w:ilvl w:val="0"/>
          <w:numId w:val="10"/>
        </w:numPr>
      </w:pPr>
      <w:r>
        <w:t>Assign team members to the study with specific roles</w:t>
      </w:r>
    </w:p>
    <w:p w14:paraId="44FF8B1E" w14:textId="77777777" w:rsidR="004B6649" w:rsidRDefault="00A84654">
      <w:pPr>
        <w:pStyle w:val="Heading4"/>
      </w:pPr>
      <w:bookmarkStart w:id="43" w:name="study-schedule"/>
      <w:bookmarkEnd w:id="42"/>
      <w:r>
        <w:t>6.7.8 Study Schedule</w:t>
      </w:r>
    </w:p>
    <w:tbl>
      <w:tblPr>
        <w:tblStyle w:val="Table"/>
        <w:tblW w:w="5000" w:type="pct"/>
        <w:tblLayout w:type="fixed"/>
        <w:tblLook w:val="0020" w:firstRow="1" w:lastRow="0" w:firstColumn="0" w:lastColumn="0" w:noHBand="0" w:noVBand="0"/>
      </w:tblPr>
      <w:tblGrid>
        <w:gridCol w:w="3352"/>
        <w:gridCol w:w="6224"/>
      </w:tblGrid>
      <w:tr w:rsidR="004B6649" w14:paraId="502C220E"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2772" w:type="dxa"/>
          </w:tcPr>
          <w:p w14:paraId="1A88C562" w14:textId="77777777" w:rsidR="004B6649" w:rsidRDefault="00A84654">
            <w:pPr>
              <w:pStyle w:val="Compact"/>
            </w:pPr>
            <w:r>
              <w:t>Field</w:t>
            </w:r>
          </w:p>
        </w:tc>
        <w:tc>
          <w:tcPr>
            <w:tcW w:w="5148" w:type="dxa"/>
          </w:tcPr>
          <w:p w14:paraId="0C08FF05" w14:textId="77777777" w:rsidR="004B6649" w:rsidRDefault="00A84654">
            <w:pPr>
              <w:pStyle w:val="Compact"/>
            </w:pPr>
            <w:r>
              <w:t>Description</w:t>
            </w:r>
          </w:p>
        </w:tc>
      </w:tr>
      <w:tr w:rsidR="004B6649" w14:paraId="421272E6" w14:textId="77777777">
        <w:tc>
          <w:tcPr>
            <w:tcW w:w="2772" w:type="dxa"/>
          </w:tcPr>
          <w:p w14:paraId="4823589D" w14:textId="77777777" w:rsidR="004B6649" w:rsidRDefault="00A84654">
            <w:pPr>
              <w:pStyle w:val="Compact"/>
            </w:pPr>
            <w:r>
              <w:t>Visit Title</w:t>
            </w:r>
          </w:p>
        </w:tc>
        <w:tc>
          <w:tcPr>
            <w:tcW w:w="5148" w:type="dxa"/>
          </w:tcPr>
          <w:p w14:paraId="0F0B5D99" w14:textId="77777777" w:rsidR="004B6649" w:rsidRDefault="00A84654">
            <w:pPr>
              <w:pStyle w:val="Compact"/>
            </w:pPr>
            <w:r>
              <w:t>Name of the visit (e.g., “VISIT 1 (SCREENING) UPTO D -1”)</w:t>
            </w:r>
          </w:p>
        </w:tc>
      </w:tr>
      <w:tr w:rsidR="004B6649" w14:paraId="26EEFDD2" w14:textId="77777777">
        <w:tc>
          <w:tcPr>
            <w:tcW w:w="2772" w:type="dxa"/>
          </w:tcPr>
          <w:p w14:paraId="58CEC3DC" w14:textId="77777777" w:rsidR="004B6649" w:rsidRDefault="00A84654">
            <w:pPr>
              <w:pStyle w:val="Compact"/>
            </w:pPr>
            <w:r>
              <w:t>Visit Type</w:t>
            </w:r>
          </w:p>
        </w:tc>
        <w:tc>
          <w:tcPr>
            <w:tcW w:w="5148" w:type="dxa"/>
          </w:tcPr>
          <w:p w14:paraId="0F3CB4C1" w14:textId="77777777" w:rsidR="004B6649" w:rsidRDefault="00A84654">
            <w:pPr>
              <w:pStyle w:val="Compact"/>
            </w:pPr>
            <w:r>
              <w:t>First Visit, Visit, Common Forms</w:t>
            </w:r>
          </w:p>
        </w:tc>
      </w:tr>
      <w:tr w:rsidR="004B6649" w14:paraId="5F2725EF" w14:textId="77777777">
        <w:tc>
          <w:tcPr>
            <w:tcW w:w="2772" w:type="dxa"/>
          </w:tcPr>
          <w:p w14:paraId="398C337C" w14:textId="77777777" w:rsidR="004B6649" w:rsidRDefault="00A84654">
            <w:pPr>
              <w:pStyle w:val="Compact"/>
            </w:pPr>
            <w:r>
              <w:t>Duration</w:t>
            </w:r>
          </w:p>
        </w:tc>
        <w:tc>
          <w:tcPr>
            <w:tcW w:w="5148" w:type="dxa"/>
          </w:tcPr>
          <w:p w14:paraId="529FFFDA" w14:textId="77777777" w:rsidR="004B6649" w:rsidRDefault="00A84654">
            <w:pPr>
              <w:pStyle w:val="Compact"/>
            </w:pPr>
            <w:r>
              <w:t>Duration in days</w:t>
            </w:r>
          </w:p>
        </w:tc>
      </w:tr>
      <w:tr w:rsidR="004B6649" w14:paraId="584A462C" w14:textId="77777777">
        <w:tc>
          <w:tcPr>
            <w:tcW w:w="2772" w:type="dxa"/>
          </w:tcPr>
          <w:p w14:paraId="7BE7368F" w14:textId="77777777" w:rsidR="004B6649" w:rsidRDefault="00A84654">
            <w:pPr>
              <w:pStyle w:val="Compact"/>
            </w:pPr>
            <w:r>
              <w:t>Window Period (+/-)</w:t>
            </w:r>
          </w:p>
        </w:tc>
        <w:tc>
          <w:tcPr>
            <w:tcW w:w="5148" w:type="dxa"/>
          </w:tcPr>
          <w:p w14:paraId="70250C00" w14:textId="77777777" w:rsidR="004B6649" w:rsidRDefault="00A84654">
            <w:pPr>
              <w:pStyle w:val="Compact"/>
            </w:pPr>
            <w:r>
              <w:t>Allowable deviation from scheduled date</w:t>
            </w:r>
          </w:p>
        </w:tc>
      </w:tr>
      <w:tr w:rsidR="004B6649" w14:paraId="3B27F6E5" w14:textId="77777777">
        <w:tc>
          <w:tcPr>
            <w:tcW w:w="2772" w:type="dxa"/>
          </w:tcPr>
          <w:p w14:paraId="3472EEA9" w14:textId="77777777" w:rsidR="004B6649" w:rsidRDefault="00A84654">
            <w:pPr>
              <w:pStyle w:val="Compact"/>
            </w:pPr>
            <w:r>
              <w:t>Display Sequence</w:t>
            </w:r>
          </w:p>
        </w:tc>
        <w:tc>
          <w:tcPr>
            <w:tcW w:w="5148" w:type="dxa"/>
          </w:tcPr>
          <w:p w14:paraId="383A99B8" w14:textId="77777777" w:rsidR="004B6649" w:rsidRDefault="00A84654">
            <w:pPr>
              <w:pStyle w:val="Compact"/>
            </w:pPr>
            <w:r>
              <w:t>Order of display</w:t>
            </w:r>
          </w:p>
        </w:tc>
      </w:tr>
      <w:tr w:rsidR="004B6649" w14:paraId="7B95DED1" w14:textId="77777777">
        <w:tc>
          <w:tcPr>
            <w:tcW w:w="2772" w:type="dxa"/>
          </w:tcPr>
          <w:p w14:paraId="07377ADF" w14:textId="77777777" w:rsidR="004B6649" w:rsidRDefault="00A84654">
            <w:pPr>
              <w:pStyle w:val="Compact"/>
            </w:pPr>
            <w:r>
              <w:t>CRF</w:t>
            </w:r>
          </w:p>
        </w:tc>
        <w:tc>
          <w:tcPr>
            <w:tcW w:w="5148" w:type="dxa"/>
          </w:tcPr>
          <w:p w14:paraId="76718205" w14:textId="77777777" w:rsidR="004B6649" w:rsidRDefault="00A84654">
            <w:pPr>
              <w:pStyle w:val="Compact"/>
            </w:pPr>
            <w:r>
              <w:t>Associated CRF forms</w:t>
            </w:r>
          </w:p>
        </w:tc>
      </w:tr>
    </w:tbl>
    <w:p w14:paraId="3F91F26F" w14:textId="4C8C0E80" w:rsidR="004B6649" w:rsidRDefault="00A84654">
      <w:pPr>
        <w:pStyle w:val="BodyText"/>
      </w:pPr>
      <w:r>
        <w:rPr>
          <w:b/>
          <w:bCs/>
        </w:rPr>
        <w:t>Standard Visit Types (observed):</w:t>
      </w:r>
      <w:r>
        <w:t xml:space="preserve"> - </w:t>
      </w:r>
      <w:del w:id="44" w:author="Muralidhar Panapakam" w:date="2026-02-15T17:15:00Z">
        <w:r w:rsidDel="00154AA6">
          <w:delText xml:space="preserve">Common Forms - </w:delText>
        </w:r>
      </w:del>
      <w:r>
        <w:t>VISIT 1 (SCREENING</w:t>
      </w:r>
      <w:r>
        <w:t xml:space="preserve">) </w:t>
      </w:r>
      <w:del w:id="45" w:author="Muralidhar Panapakam" w:date="2026-02-15T17:15:00Z">
        <w:r w:rsidDel="00154AA6">
          <w:delText xml:space="preserve">UPTO D -1 </w:delText>
        </w:r>
        <w:r w:rsidDel="00154AA6">
          <w:delText>-</w:delText>
        </w:r>
      </w:del>
      <w:r>
        <w:t xml:space="preserve"> VISIT 2 (RANDOMIZATION) </w:t>
      </w:r>
      <w:del w:id="46" w:author="Muralidhar Panapakam" w:date="2026-02-15T17:16:00Z">
        <w:r w:rsidDel="00154AA6">
          <w:delText>D 1</w:delText>
        </w:r>
      </w:del>
      <w:r>
        <w:t xml:space="preserve"> - VISIT 3 (EOT) </w:t>
      </w:r>
      <w:del w:id="47" w:author="Muralidhar Panapakam" w:date="2026-02-15T17:16:00Z">
        <w:r w:rsidDel="00154AA6">
          <w:delText>D 3</w:delText>
        </w:r>
      </w:del>
      <w:r>
        <w:t xml:space="preserve"> - VI</w:t>
      </w:r>
      <w:r>
        <w:t xml:space="preserve">SIT 4 (EOS) - </w:t>
      </w:r>
      <w:ins w:id="48" w:author="Muralidhar Panapakam" w:date="2026-02-15T17:15:00Z">
        <w:r w:rsidR="00154AA6">
          <w:t xml:space="preserve">Common Forms - </w:t>
        </w:r>
      </w:ins>
      <w:r>
        <w:t>Unscheduled Visit</w:t>
      </w:r>
    </w:p>
    <w:p w14:paraId="5D0E6590" w14:textId="77777777" w:rsidR="004B6649" w:rsidRDefault="00A84654">
      <w:pPr>
        <w:pStyle w:val="Heading4"/>
      </w:pPr>
      <w:bookmarkStart w:id="49" w:name="study-schedule-urs-11.7"/>
      <w:bookmarkEnd w:id="43"/>
      <w:r>
        <w:t>6.7.9 Study Schedule (URS 11.7)</w:t>
      </w:r>
    </w:p>
    <w:tbl>
      <w:tblPr>
        <w:tblStyle w:val="Table"/>
        <w:tblW w:w="5000" w:type="pct"/>
        <w:tblLayout w:type="fixed"/>
        <w:tblLook w:val="0020" w:firstRow="1" w:lastRow="0" w:firstColumn="0" w:lastColumn="0" w:noHBand="0" w:noVBand="0"/>
      </w:tblPr>
      <w:tblGrid>
        <w:gridCol w:w="3648"/>
        <w:gridCol w:w="5928"/>
      </w:tblGrid>
      <w:tr w:rsidR="004B6649" w14:paraId="798188CC"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0C5B2BF8" w14:textId="77777777" w:rsidR="004B6649" w:rsidRDefault="00A84654">
            <w:pPr>
              <w:pStyle w:val="Compact"/>
            </w:pPr>
            <w:r>
              <w:t>Req ID</w:t>
            </w:r>
          </w:p>
        </w:tc>
        <w:tc>
          <w:tcPr>
            <w:tcW w:w="4902" w:type="dxa"/>
          </w:tcPr>
          <w:p w14:paraId="20B276BA" w14:textId="77777777" w:rsidR="004B6649" w:rsidRDefault="00A84654">
            <w:pPr>
              <w:pStyle w:val="Compact"/>
            </w:pPr>
            <w:r>
              <w:t>Description</w:t>
            </w:r>
          </w:p>
        </w:tc>
      </w:tr>
      <w:tr w:rsidR="004B6649" w14:paraId="286C010F" w14:textId="77777777">
        <w:tc>
          <w:tcPr>
            <w:tcW w:w="3017" w:type="dxa"/>
          </w:tcPr>
          <w:p w14:paraId="7969E208" w14:textId="77777777" w:rsidR="004B6649" w:rsidRDefault="00A84654">
            <w:pPr>
              <w:pStyle w:val="Compact"/>
            </w:pPr>
            <w:r>
              <w:t>URS 11.7</w:t>
            </w:r>
          </w:p>
        </w:tc>
        <w:tc>
          <w:tcPr>
            <w:tcW w:w="4902" w:type="dxa"/>
          </w:tcPr>
          <w:p w14:paraId="6E114AB5" w14:textId="77777777" w:rsidR="004B6649" w:rsidRDefault="00A84654">
            <w:pPr>
              <w:pStyle w:val="Compact"/>
            </w:pPr>
            <w:r>
              <w:t>System shall allow authorized users to configure and manage study visit schedules including visit windows, duration, and CRF assignments</w:t>
            </w:r>
          </w:p>
        </w:tc>
      </w:tr>
    </w:tbl>
    <w:p w14:paraId="5271674D" w14:textId="77777777" w:rsidR="004B6649" w:rsidRDefault="00A84654">
      <w:pPr>
        <w:pStyle w:val="BodyText"/>
      </w:pPr>
      <w:r>
        <w:rPr>
          <w:b/>
          <w:bCs/>
        </w:rPr>
        <w:lastRenderedPageBreak/>
        <w:t>Study Schedule Configuration Parameters:</w:t>
      </w:r>
      <w:r>
        <w:t xml:space="preserve"> | Parameter | Description | |———–|————-| | Visit Title | Name of the visit | </w:t>
      </w:r>
      <w:r>
        <w:t>| Visit Type | First Visit, Visit, Common Forms, Unscheduled | | Duration (Days) | Number of days for the visit | | Window Period (+/-) | Allowable deviation from scheduled date | | From Visit | Reference visit for window calculation | | Display Sequence |</w:t>
      </w:r>
      <w:r>
        <w:t xml:space="preserve"> Order in which visits appear | | Alert Configuration | Alert settings for visit windows | | CRF Assignment | CRFs allocated to the visit |</w:t>
      </w:r>
    </w:p>
    <w:p w14:paraId="6394E06B" w14:textId="77777777" w:rsidR="004B6649" w:rsidRDefault="00A84654">
      <w:pPr>
        <w:pStyle w:val="Heading3"/>
      </w:pPr>
      <w:bookmarkStart w:id="50" w:name="crf-builder"/>
      <w:bookmarkEnd w:id="32"/>
      <w:bookmarkEnd w:id="49"/>
      <w:r>
        <w:t>6.8 CRF Builder</w:t>
      </w:r>
    </w:p>
    <w:p w14:paraId="617254D7" w14:textId="77777777" w:rsidR="004B6649" w:rsidRDefault="00A84654">
      <w:pPr>
        <w:pStyle w:val="Heading4"/>
      </w:pPr>
      <w:bookmarkStart w:id="51" w:name="crf-setup-types"/>
      <w:r>
        <w:t>6.8.1 CRF Setup Types</w:t>
      </w:r>
    </w:p>
    <w:tbl>
      <w:tblPr>
        <w:tblStyle w:val="Table"/>
        <w:tblW w:w="0" w:type="auto"/>
        <w:tblLook w:val="0020" w:firstRow="1" w:lastRow="0" w:firstColumn="0" w:lastColumn="0" w:noHBand="0" w:noVBand="0"/>
      </w:tblPr>
      <w:tblGrid>
        <w:gridCol w:w="2867"/>
        <w:gridCol w:w="2691"/>
      </w:tblGrid>
      <w:tr w:rsidR="004B6649" w14:paraId="23AC8A4D"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7A2DB27D" w14:textId="77777777" w:rsidR="004B6649" w:rsidRDefault="00A84654">
            <w:pPr>
              <w:pStyle w:val="Compact"/>
            </w:pPr>
            <w:r>
              <w:t>Type</w:t>
            </w:r>
          </w:p>
        </w:tc>
        <w:tc>
          <w:tcPr>
            <w:tcW w:w="0" w:type="auto"/>
          </w:tcPr>
          <w:p w14:paraId="46256550" w14:textId="77777777" w:rsidR="004B6649" w:rsidRDefault="00A84654">
            <w:pPr>
              <w:pStyle w:val="Compact"/>
            </w:pPr>
            <w:r>
              <w:t>Description</w:t>
            </w:r>
          </w:p>
        </w:tc>
      </w:tr>
      <w:tr w:rsidR="004B6649" w14:paraId="13A7619A" w14:textId="77777777">
        <w:tc>
          <w:tcPr>
            <w:tcW w:w="0" w:type="auto"/>
          </w:tcPr>
          <w:p w14:paraId="2D427674" w14:textId="77777777" w:rsidR="004B6649" w:rsidRDefault="00A84654">
            <w:pPr>
              <w:pStyle w:val="Compact"/>
            </w:pPr>
            <w:r>
              <w:t>Dynamic Pages CRF Setup</w:t>
            </w:r>
          </w:p>
        </w:tc>
        <w:tc>
          <w:tcPr>
            <w:tcW w:w="0" w:type="auto"/>
          </w:tcPr>
          <w:p w14:paraId="69C708BE" w14:textId="77777777" w:rsidR="004B6649" w:rsidRDefault="00A84654">
            <w:pPr>
              <w:pStyle w:val="Compact"/>
            </w:pPr>
            <w:r>
              <w:t>Configurable CRF pages</w:t>
            </w:r>
          </w:p>
        </w:tc>
      </w:tr>
      <w:tr w:rsidR="004B6649" w14:paraId="67B302BF" w14:textId="77777777">
        <w:tc>
          <w:tcPr>
            <w:tcW w:w="0" w:type="auto"/>
          </w:tcPr>
          <w:p w14:paraId="17581F19" w14:textId="77777777" w:rsidR="004B6649" w:rsidRDefault="00A84654">
            <w:pPr>
              <w:pStyle w:val="Compact"/>
            </w:pPr>
            <w:r>
              <w:t>Static Pages CRF Setup</w:t>
            </w:r>
          </w:p>
        </w:tc>
        <w:tc>
          <w:tcPr>
            <w:tcW w:w="0" w:type="auto"/>
          </w:tcPr>
          <w:p w14:paraId="2AADC6DE" w14:textId="77777777" w:rsidR="004B6649" w:rsidRDefault="00A84654">
            <w:pPr>
              <w:pStyle w:val="Compact"/>
            </w:pPr>
            <w:r>
              <w:t>Fixed format CRF pages</w:t>
            </w:r>
          </w:p>
        </w:tc>
      </w:tr>
      <w:tr w:rsidR="004B6649" w14:paraId="38B467AF" w14:textId="77777777">
        <w:tc>
          <w:tcPr>
            <w:tcW w:w="0" w:type="auto"/>
          </w:tcPr>
          <w:p w14:paraId="597D39E5" w14:textId="77777777" w:rsidR="004B6649" w:rsidRDefault="00A84654">
            <w:pPr>
              <w:pStyle w:val="Compact"/>
            </w:pPr>
            <w:r>
              <w:t>Multi Column CRF Setup</w:t>
            </w:r>
          </w:p>
        </w:tc>
        <w:tc>
          <w:tcPr>
            <w:tcW w:w="0" w:type="auto"/>
          </w:tcPr>
          <w:p w14:paraId="3422DE3C" w14:textId="77777777" w:rsidR="004B6649" w:rsidRDefault="00A84654">
            <w:pPr>
              <w:pStyle w:val="Compact"/>
            </w:pPr>
            <w:r>
              <w:t>Multiple column layouts</w:t>
            </w:r>
          </w:p>
        </w:tc>
      </w:tr>
      <w:tr w:rsidR="004B6649" w14:paraId="5EDC3C5F" w14:textId="77777777">
        <w:tc>
          <w:tcPr>
            <w:tcW w:w="0" w:type="auto"/>
          </w:tcPr>
          <w:p w14:paraId="7BFA6DC7" w14:textId="77777777" w:rsidR="004B6649" w:rsidRDefault="00A84654">
            <w:pPr>
              <w:pStyle w:val="Compact"/>
            </w:pPr>
            <w:r>
              <w:t>Dropped CRFs</w:t>
            </w:r>
          </w:p>
        </w:tc>
        <w:tc>
          <w:tcPr>
            <w:tcW w:w="0" w:type="auto"/>
          </w:tcPr>
          <w:p w14:paraId="515256E4" w14:textId="77777777" w:rsidR="004B6649" w:rsidRDefault="00A84654">
            <w:pPr>
              <w:pStyle w:val="Compact"/>
            </w:pPr>
            <w:r>
              <w:t>Deactivated CRFs</w:t>
            </w:r>
          </w:p>
        </w:tc>
      </w:tr>
    </w:tbl>
    <w:p w14:paraId="4204F6A8" w14:textId="77777777" w:rsidR="004B6649" w:rsidRDefault="00A84654">
      <w:pPr>
        <w:pStyle w:val="Heading4"/>
      </w:pPr>
      <w:bookmarkStart w:id="52" w:name="crf-page-configuration"/>
      <w:bookmarkEnd w:id="51"/>
      <w:r>
        <w:t>6.8.2 CRF Page Configuration</w:t>
      </w:r>
    </w:p>
    <w:tbl>
      <w:tblPr>
        <w:tblStyle w:val="Table"/>
        <w:tblW w:w="0" w:type="auto"/>
        <w:tblLook w:val="0020" w:firstRow="1" w:lastRow="0" w:firstColumn="0" w:lastColumn="0" w:noHBand="0" w:noVBand="0"/>
      </w:tblPr>
      <w:tblGrid>
        <w:gridCol w:w="1892"/>
        <w:gridCol w:w="4920"/>
      </w:tblGrid>
      <w:tr w:rsidR="004B6649" w14:paraId="3712DE4F"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53776552" w14:textId="77777777" w:rsidR="004B6649" w:rsidRDefault="00A84654">
            <w:pPr>
              <w:pStyle w:val="Compact"/>
            </w:pPr>
            <w:r>
              <w:t>Field</w:t>
            </w:r>
          </w:p>
        </w:tc>
        <w:tc>
          <w:tcPr>
            <w:tcW w:w="0" w:type="auto"/>
          </w:tcPr>
          <w:p w14:paraId="2676CFE9" w14:textId="77777777" w:rsidR="004B6649" w:rsidRDefault="00A84654">
            <w:pPr>
              <w:pStyle w:val="Compact"/>
            </w:pPr>
            <w:r>
              <w:t>Description</w:t>
            </w:r>
          </w:p>
        </w:tc>
      </w:tr>
      <w:tr w:rsidR="004B6649" w14:paraId="31EFACE5" w14:textId="77777777">
        <w:tc>
          <w:tcPr>
            <w:tcW w:w="0" w:type="auto"/>
          </w:tcPr>
          <w:p w14:paraId="69E74D2C" w14:textId="77777777" w:rsidR="004B6649" w:rsidRDefault="00A84654">
            <w:pPr>
              <w:pStyle w:val="Compact"/>
            </w:pPr>
            <w:r>
              <w:t>CRF Name</w:t>
            </w:r>
          </w:p>
        </w:tc>
        <w:tc>
          <w:tcPr>
            <w:tcW w:w="0" w:type="auto"/>
          </w:tcPr>
          <w:p w14:paraId="69886DF8" w14:textId="77777777" w:rsidR="004B6649" w:rsidRDefault="00A84654">
            <w:pPr>
              <w:pStyle w:val="Compact"/>
            </w:pPr>
            <w:r>
              <w:t>Full name of the CRF</w:t>
            </w:r>
          </w:p>
        </w:tc>
      </w:tr>
      <w:tr w:rsidR="004B6649" w14:paraId="4DF1BF75" w14:textId="77777777">
        <w:tc>
          <w:tcPr>
            <w:tcW w:w="0" w:type="auto"/>
          </w:tcPr>
          <w:p w14:paraId="52C892F3" w14:textId="77777777" w:rsidR="004B6649" w:rsidRDefault="00A84654">
            <w:pPr>
              <w:pStyle w:val="Compact"/>
            </w:pPr>
            <w:r>
              <w:t>CRF Short Name</w:t>
            </w:r>
          </w:p>
        </w:tc>
        <w:tc>
          <w:tcPr>
            <w:tcW w:w="0" w:type="auto"/>
          </w:tcPr>
          <w:p w14:paraId="73BA523C" w14:textId="77777777" w:rsidR="004B6649" w:rsidRDefault="00A84654">
            <w:pPr>
              <w:pStyle w:val="Compact"/>
            </w:pPr>
            <w:r>
              <w:t>Abbreviated identifier</w:t>
            </w:r>
          </w:p>
        </w:tc>
      </w:tr>
      <w:tr w:rsidR="004B6649" w14:paraId="0E70D661" w14:textId="77777777">
        <w:tc>
          <w:tcPr>
            <w:tcW w:w="0" w:type="auto"/>
          </w:tcPr>
          <w:p w14:paraId="4E4AC87D" w14:textId="77777777" w:rsidR="004B6649" w:rsidRDefault="00A84654">
            <w:pPr>
              <w:pStyle w:val="Compact"/>
            </w:pPr>
            <w:r>
              <w:t>Display Short</w:t>
            </w:r>
          </w:p>
        </w:tc>
        <w:tc>
          <w:tcPr>
            <w:tcW w:w="0" w:type="auto"/>
          </w:tcPr>
          <w:p w14:paraId="25FA4D36" w14:textId="77777777" w:rsidR="004B6649" w:rsidRDefault="00A84654">
            <w:pPr>
              <w:pStyle w:val="Compact"/>
            </w:pPr>
            <w:r>
              <w:t>Short display name</w:t>
            </w:r>
          </w:p>
        </w:tc>
      </w:tr>
      <w:tr w:rsidR="004B6649" w14:paraId="1C18418C" w14:textId="77777777">
        <w:tc>
          <w:tcPr>
            <w:tcW w:w="0" w:type="auto"/>
          </w:tcPr>
          <w:p w14:paraId="19DCFED6" w14:textId="77777777" w:rsidR="004B6649" w:rsidRDefault="00A84654">
            <w:pPr>
              <w:pStyle w:val="Compact"/>
            </w:pPr>
            <w:r>
              <w:t>Visit Names</w:t>
            </w:r>
          </w:p>
        </w:tc>
        <w:tc>
          <w:tcPr>
            <w:tcW w:w="0" w:type="auto"/>
          </w:tcPr>
          <w:p w14:paraId="4E29290A" w14:textId="77777777" w:rsidR="004B6649" w:rsidRDefault="00A84654">
            <w:pPr>
              <w:pStyle w:val="Compact"/>
            </w:pPr>
            <w:r>
              <w:t>Associated visits</w:t>
            </w:r>
          </w:p>
        </w:tc>
      </w:tr>
      <w:tr w:rsidR="004B6649" w14:paraId="0468D448" w14:textId="77777777">
        <w:tc>
          <w:tcPr>
            <w:tcW w:w="0" w:type="auto"/>
          </w:tcPr>
          <w:p w14:paraId="69975453" w14:textId="77777777" w:rsidR="004B6649" w:rsidRDefault="00A84654">
            <w:pPr>
              <w:pStyle w:val="Compact"/>
            </w:pPr>
            <w:r>
              <w:t>Designed</w:t>
            </w:r>
          </w:p>
        </w:tc>
        <w:tc>
          <w:tcPr>
            <w:tcW w:w="0" w:type="auto"/>
          </w:tcPr>
          <w:p w14:paraId="6D8AE464" w14:textId="77777777" w:rsidR="004B6649" w:rsidRDefault="00A84654">
            <w:pPr>
              <w:pStyle w:val="Compact"/>
            </w:pPr>
            <w:r>
              <w:t>Yes/No</w:t>
            </w:r>
          </w:p>
        </w:tc>
      </w:tr>
      <w:tr w:rsidR="004B6649" w14:paraId="2269A24A" w14:textId="77777777">
        <w:tc>
          <w:tcPr>
            <w:tcW w:w="0" w:type="auto"/>
          </w:tcPr>
          <w:p w14:paraId="44A47CB0" w14:textId="77777777" w:rsidR="004B6649" w:rsidRDefault="00A84654">
            <w:pPr>
              <w:pStyle w:val="Compact"/>
            </w:pPr>
            <w:r>
              <w:t>CRF Type</w:t>
            </w:r>
          </w:p>
        </w:tc>
        <w:tc>
          <w:tcPr>
            <w:tcW w:w="0" w:type="auto"/>
          </w:tcPr>
          <w:p w14:paraId="75503E0E" w14:textId="77777777" w:rsidR="004B6649" w:rsidRDefault="00A84654">
            <w:pPr>
              <w:pStyle w:val="Compact"/>
            </w:pPr>
            <w:r>
              <w:t>Visit Parent Page, Simple CRF, Visit Child Page</w:t>
            </w:r>
          </w:p>
        </w:tc>
      </w:tr>
      <w:tr w:rsidR="004B6649" w14:paraId="3AE01A0C" w14:textId="77777777">
        <w:tc>
          <w:tcPr>
            <w:tcW w:w="0" w:type="auto"/>
          </w:tcPr>
          <w:p w14:paraId="4983A675" w14:textId="77777777" w:rsidR="004B6649" w:rsidRDefault="00A84654">
            <w:pPr>
              <w:pStyle w:val="Compact"/>
            </w:pPr>
            <w:r>
              <w:t>Parent Page</w:t>
            </w:r>
          </w:p>
        </w:tc>
        <w:tc>
          <w:tcPr>
            <w:tcW w:w="0" w:type="auto"/>
          </w:tcPr>
          <w:p w14:paraId="5A95AB79" w14:textId="77777777" w:rsidR="004B6649" w:rsidRDefault="00A84654">
            <w:pPr>
              <w:pStyle w:val="Compact"/>
            </w:pPr>
            <w:r>
              <w:t>Reference to parent CRF if applicable</w:t>
            </w:r>
          </w:p>
        </w:tc>
      </w:tr>
      <w:tr w:rsidR="004B6649" w14:paraId="16A5FF8F" w14:textId="77777777">
        <w:tc>
          <w:tcPr>
            <w:tcW w:w="0" w:type="auto"/>
          </w:tcPr>
          <w:p w14:paraId="42541713" w14:textId="77777777" w:rsidR="004B6649" w:rsidRDefault="00A84654">
            <w:pPr>
              <w:pStyle w:val="Compact"/>
            </w:pPr>
            <w:r>
              <w:t>Audit</w:t>
            </w:r>
          </w:p>
        </w:tc>
        <w:tc>
          <w:tcPr>
            <w:tcW w:w="0" w:type="auto"/>
          </w:tcPr>
          <w:p w14:paraId="2F061024" w14:textId="77777777" w:rsidR="004B6649" w:rsidRDefault="00A84654">
            <w:pPr>
              <w:pStyle w:val="Compact"/>
            </w:pPr>
            <w:r>
              <w:t>Link to audit trail</w:t>
            </w:r>
          </w:p>
        </w:tc>
      </w:tr>
    </w:tbl>
    <w:p w14:paraId="7949D98D" w14:textId="2C6D8743" w:rsidR="004B6649" w:rsidRDefault="00A84654">
      <w:pPr>
        <w:pStyle w:val="BodyText"/>
      </w:pPr>
      <w:r>
        <w:rPr>
          <w:b/>
          <w:bCs/>
        </w:rPr>
        <w:t>Standard CRF Pages (observed):</w:t>
      </w:r>
      <w:r>
        <w:t xml:space="preserve"> - </w:t>
      </w:r>
      <w:ins w:id="53" w:author="Muralidhar Panapakam" w:date="2026-02-15T17:17:00Z">
        <w:r w:rsidR="00154AA6">
          <w:t xml:space="preserve">DATE OF VISIT (DOV) - INFORMED CONSENT </w:t>
        </w:r>
        <w:r w:rsidR="00154AA6">
          <w:t xml:space="preserve">- </w:t>
        </w:r>
        <w:r w:rsidR="00154AA6">
          <w:t xml:space="preserve">DEMOGRAPHICS (DMG) </w:t>
        </w:r>
      </w:ins>
      <w:r>
        <w:t xml:space="preserve">PRIMARY DIAGNOSIS (PDG) - </w:t>
      </w:r>
      <w:del w:id="54" w:author="Muralidhar Panapakam" w:date="2026-02-15T17:17:00Z">
        <w:r w:rsidDel="00154AA6">
          <w:delText xml:space="preserve">DEMOGRAPHICS (DMG) </w:delText>
        </w:r>
      </w:del>
      <w:r>
        <w:t xml:space="preserve">- </w:t>
      </w:r>
      <w:del w:id="55" w:author="Muralidhar Panapakam" w:date="2026-02-15T17:17:00Z">
        <w:r w:rsidDel="00154AA6">
          <w:delText xml:space="preserve">PRIMARY DIAGNOSIS DETAILS (PDGD) </w:delText>
        </w:r>
      </w:del>
      <w:r>
        <w:t xml:space="preserve">- </w:t>
      </w:r>
      <w:del w:id="56" w:author="Muralidhar Panapakam" w:date="2026-02-15T17:17:00Z">
        <w:r w:rsidDel="00154AA6">
          <w:delText xml:space="preserve">DATE OF VISIT (DOV) - INFORMED CONSENT </w:delText>
        </w:r>
      </w:del>
      <w:r>
        <w:t>(ICF) - OTHER MEDICAL AND SURGICAL HISTORY (MSH/MSHD) - SERUM/URINE PREGNANCY TES</w:t>
      </w:r>
      <w:r>
        <w:t>T (SUPT) - VITAL SIGNS (VS) - PHYSICAL EXAMINATION (PE) - 12-LEAD RESTING ECG (ECG) - SEROLOGY TESTS - INCLUSION CRITERIA - EXCLUSION CRITERIA - ELIGIBILITY VERIFICATION (ELIV) - HEMATOLOGY - BIOCHEMISTRY - COMPLETE URINE EXAMINATION (URIN) - ADVERSE EVENT</w:t>
      </w:r>
      <w:r>
        <w:t xml:space="preserve"> FORM (AE) - PRIOR AND CONCOMITANT MEDICATIONS (CM) - </w:t>
      </w:r>
      <w:del w:id="57" w:author="Muralidhar Panapakam" w:date="2026-02-15T17:18:00Z">
        <w:r w:rsidDel="00154AA6">
          <w:delText>NPRS/PAR/PGI-I - IP DISPENSING (IPD) - IP RETURN (IPR)</w:delText>
        </w:r>
      </w:del>
    </w:p>
    <w:p w14:paraId="212BF6CD" w14:textId="77777777" w:rsidR="004B6649" w:rsidRDefault="00A84654">
      <w:pPr>
        <w:pStyle w:val="BodyText"/>
      </w:pPr>
      <w:r>
        <w:rPr>
          <w:b/>
          <w:bCs/>
        </w:rPr>
        <w:t>Sample 12-Lead ECG Fields:</w:t>
      </w:r>
      <w:r>
        <w:t xml:space="preserve"> | Field | Item Type | |——-|———–| | Date of ECG | DATE | | Time of ECG | TEXT | | Heart Rate (bpm) | NUMBER | | PR Interv</w:t>
      </w:r>
      <w:r>
        <w:t xml:space="preserve">al (ms) | NUMBER | | QRS Duration (ms) | NUMBER | | QT Interval (ms) | NUMBER | | QTc Interval (ms) | NUMBER | | ECG Interpretation | SELECT LIST (Normal/Abnormal/Not Done) | | If Abnormal, Clinically Significant | SELECT LIST (Yes/No) | | Comments | TEXT </w:t>
      </w:r>
      <w:r>
        <w:t>|</w:t>
      </w:r>
    </w:p>
    <w:p w14:paraId="2EA7E4A0" w14:textId="77777777" w:rsidR="004B6649" w:rsidRDefault="00A84654">
      <w:pPr>
        <w:pStyle w:val="BodyText"/>
      </w:pPr>
      <w:r>
        <w:rPr>
          <w:b/>
          <w:bCs/>
        </w:rPr>
        <w:lastRenderedPageBreak/>
        <w:t>Sample Inclusion/Exclusion Criteria Fields:</w:t>
      </w:r>
      <w:r>
        <w:t xml:space="preserve"> | Field | Item Type | |——-|———–| | Criteria Number | TEXT (auto-generated) | | Criteria Description | TEXT (display only) | | Met | SELECT LIST (Yes/No) | | Comment | TEXT |</w:t>
      </w:r>
    </w:p>
    <w:p w14:paraId="79FA92E8" w14:textId="77777777" w:rsidR="004B6649" w:rsidRDefault="00A84654">
      <w:pPr>
        <w:pStyle w:val="BodyText"/>
      </w:pPr>
      <w:r>
        <w:rPr>
          <w:b/>
          <w:bCs/>
        </w:rPr>
        <w:t>Sample Informed Consent Fields:</w:t>
      </w:r>
      <w:r>
        <w:t xml:space="preserve"> | Fi</w:t>
      </w:r>
      <w:r>
        <w:t>eld | Item Type | |——-|———–| | Date ICF Signed by Subject | DATE | | Time ICF Signed | TEXT | | ICF Version Number | TEXT | | ICF Version Date | DATE | | Subject Signed | SELECT LIST (Yes/No) | | LAR Signed (if applicable) | SELECT LIST (Yes/No/NA) | | Inv</w:t>
      </w:r>
      <w:r>
        <w:t>estigator/Designee Signed | SELECT LIST (Yes/No) | | Impartial Witness Present | SELECT LIST (Yes/No/NA) |</w:t>
      </w:r>
    </w:p>
    <w:p w14:paraId="1CE2C4BF" w14:textId="77777777" w:rsidR="004B6649" w:rsidRDefault="00A84654">
      <w:pPr>
        <w:pStyle w:val="Heading4"/>
      </w:pPr>
      <w:bookmarkStart w:id="58" w:name="field-declaration"/>
      <w:bookmarkEnd w:id="52"/>
      <w:r>
        <w:t>6.8.3 Field Declaration</w:t>
      </w:r>
    </w:p>
    <w:tbl>
      <w:tblPr>
        <w:tblStyle w:val="Table"/>
        <w:tblW w:w="0" w:type="auto"/>
        <w:tblLook w:val="0020" w:firstRow="1" w:lastRow="0" w:firstColumn="0" w:lastColumn="0" w:noHBand="0" w:noVBand="0"/>
      </w:tblPr>
      <w:tblGrid>
        <w:gridCol w:w="2881"/>
        <w:gridCol w:w="3941"/>
      </w:tblGrid>
      <w:tr w:rsidR="004B6649" w14:paraId="59A5D38D"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42A28D9B" w14:textId="77777777" w:rsidR="004B6649" w:rsidRDefault="00A84654">
            <w:pPr>
              <w:pStyle w:val="Compact"/>
            </w:pPr>
            <w:r>
              <w:t>Field Property</w:t>
            </w:r>
          </w:p>
        </w:tc>
        <w:tc>
          <w:tcPr>
            <w:tcW w:w="0" w:type="auto"/>
          </w:tcPr>
          <w:p w14:paraId="711F5251" w14:textId="77777777" w:rsidR="004B6649" w:rsidRDefault="00A84654">
            <w:pPr>
              <w:pStyle w:val="Compact"/>
            </w:pPr>
            <w:r>
              <w:t>Description</w:t>
            </w:r>
          </w:p>
        </w:tc>
      </w:tr>
      <w:tr w:rsidR="004B6649" w14:paraId="124D0B13" w14:textId="77777777">
        <w:tc>
          <w:tcPr>
            <w:tcW w:w="0" w:type="auto"/>
          </w:tcPr>
          <w:p w14:paraId="49B1B83D" w14:textId="77777777" w:rsidR="004B6649" w:rsidRDefault="00A84654">
            <w:pPr>
              <w:pStyle w:val="Compact"/>
            </w:pPr>
            <w:r>
              <w:t>CRF Short Name</w:t>
            </w:r>
          </w:p>
        </w:tc>
        <w:tc>
          <w:tcPr>
            <w:tcW w:w="0" w:type="auto"/>
          </w:tcPr>
          <w:p w14:paraId="41F5EB34" w14:textId="77777777" w:rsidR="004B6649" w:rsidRDefault="00A84654">
            <w:pPr>
              <w:pStyle w:val="Compact"/>
            </w:pPr>
            <w:r>
              <w:t>Parent CRF identifier</w:t>
            </w:r>
          </w:p>
        </w:tc>
      </w:tr>
      <w:tr w:rsidR="004B6649" w14:paraId="76F01A1F" w14:textId="77777777">
        <w:tc>
          <w:tcPr>
            <w:tcW w:w="0" w:type="auto"/>
          </w:tcPr>
          <w:p w14:paraId="30AEA1EF" w14:textId="77777777" w:rsidR="004B6649" w:rsidRDefault="00A84654">
            <w:pPr>
              <w:pStyle w:val="Compact"/>
            </w:pPr>
            <w:r>
              <w:t>Item Type</w:t>
            </w:r>
          </w:p>
        </w:tc>
        <w:tc>
          <w:tcPr>
            <w:tcW w:w="0" w:type="auto"/>
          </w:tcPr>
          <w:p w14:paraId="368712FC" w14:textId="77777777" w:rsidR="004B6649" w:rsidRDefault="00A84654">
            <w:pPr>
              <w:pStyle w:val="Compact"/>
            </w:pPr>
            <w:r>
              <w:t>SELECT LIST, NUMBER, TEXT, DATE</w:t>
            </w:r>
          </w:p>
        </w:tc>
      </w:tr>
      <w:tr w:rsidR="004B6649" w14:paraId="1A7BC498" w14:textId="77777777">
        <w:tc>
          <w:tcPr>
            <w:tcW w:w="0" w:type="auto"/>
          </w:tcPr>
          <w:p w14:paraId="74270986" w14:textId="77777777" w:rsidR="004B6649" w:rsidRDefault="00A84654">
            <w:pPr>
              <w:pStyle w:val="Compact"/>
            </w:pPr>
            <w:r>
              <w:t>Column Name</w:t>
            </w:r>
          </w:p>
        </w:tc>
        <w:tc>
          <w:tcPr>
            <w:tcW w:w="0" w:type="auto"/>
          </w:tcPr>
          <w:p w14:paraId="18A55A09" w14:textId="77777777" w:rsidR="004B6649" w:rsidRDefault="00A84654">
            <w:pPr>
              <w:pStyle w:val="Compact"/>
            </w:pPr>
            <w:r>
              <w:t>Database column name</w:t>
            </w:r>
          </w:p>
        </w:tc>
      </w:tr>
      <w:tr w:rsidR="004B6649" w14:paraId="344A9D26" w14:textId="77777777">
        <w:tc>
          <w:tcPr>
            <w:tcW w:w="0" w:type="auto"/>
          </w:tcPr>
          <w:p w14:paraId="1931ACF9" w14:textId="77777777" w:rsidR="004B6649" w:rsidRDefault="00A84654">
            <w:pPr>
              <w:pStyle w:val="Compact"/>
            </w:pPr>
            <w:r>
              <w:t>Item Label</w:t>
            </w:r>
          </w:p>
        </w:tc>
        <w:tc>
          <w:tcPr>
            <w:tcW w:w="0" w:type="auto"/>
          </w:tcPr>
          <w:p w14:paraId="21C59750" w14:textId="77777777" w:rsidR="004B6649" w:rsidRDefault="00A84654">
            <w:pPr>
              <w:pStyle w:val="Compact"/>
            </w:pPr>
            <w:r>
              <w:t>Display label</w:t>
            </w:r>
          </w:p>
        </w:tc>
      </w:tr>
      <w:tr w:rsidR="004B6649" w14:paraId="1A7164F3" w14:textId="77777777">
        <w:tc>
          <w:tcPr>
            <w:tcW w:w="0" w:type="auto"/>
          </w:tcPr>
          <w:p w14:paraId="2D7B806A" w14:textId="77777777" w:rsidR="004B6649" w:rsidRDefault="00A84654">
            <w:pPr>
              <w:pStyle w:val="Compact"/>
            </w:pPr>
            <w:r>
              <w:t>Item Seq</w:t>
            </w:r>
          </w:p>
        </w:tc>
        <w:tc>
          <w:tcPr>
            <w:tcW w:w="0" w:type="auto"/>
          </w:tcPr>
          <w:p w14:paraId="75FA3287" w14:textId="77777777" w:rsidR="004B6649" w:rsidRDefault="00A84654">
            <w:pPr>
              <w:pStyle w:val="Compact"/>
            </w:pPr>
            <w:r>
              <w:t>Display sequence</w:t>
            </w:r>
          </w:p>
        </w:tc>
      </w:tr>
      <w:tr w:rsidR="004B6649" w14:paraId="397F96E9" w14:textId="77777777">
        <w:tc>
          <w:tcPr>
            <w:tcW w:w="0" w:type="auto"/>
          </w:tcPr>
          <w:p w14:paraId="0B3A7428" w14:textId="77777777" w:rsidR="004B6649" w:rsidRDefault="00A84654">
            <w:pPr>
              <w:pStyle w:val="Compact"/>
            </w:pPr>
            <w:r>
              <w:t>Item Size</w:t>
            </w:r>
          </w:p>
        </w:tc>
        <w:tc>
          <w:tcPr>
            <w:tcW w:w="0" w:type="auto"/>
          </w:tcPr>
          <w:p w14:paraId="5C86C6A5" w14:textId="77777777" w:rsidR="004B6649" w:rsidRDefault="00A84654">
            <w:pPr>
              <w:pStyle w:val="Compact"/>
            </w:pPr>
            <w:r>
              <w:t>Field size</w:t>
            </w:r>
          </w:p>
        </w:tc>
      </w:tr>
      <w:tr w:rsidR="004B6649" w14:paraId="0CF75DC4" w14:textId="77777777">
        <w:tc>
          <w:tcPr>
            <w:tcW w:w="0" w:type="auto"/>
          </w:tcPr>
          <w:p w14:paraId="6ECD42DB" w14:textId="77777777" w:rsidR="004B6649" w:rsidRDefault="00A84654">
            <w:pPr>
              <w:pStyle w:val="Compact"/>
            </w:pPr>
            <w:r>
              <w:t>No. of Digits after Decimal</w:t>
            </w:r>
          </w:p>
        </w:tc>
        <w:tc>
          <w:tcPr>
            <w:tcW w:w="0" w:type="auto"/>
          </w:tcPr>
          <w:p w14:paraId="538AC012" w14:textId="77777777" w:rsidR="004B6649" w:rsidRDefault="00A84654">
            <w:pPr>
              <w:pStyle w:val="Compact"/>
            </w:pPr>
            <w:r>
              <w:t>Decimal precision</w:t>
            </w:r>
          </w:p>
        </w:tc>
      </w:tr>
    </w:tbl>
    <w:p w14:paraId="08D4D8E9" w14:textId="77777777" w:rsidR="004B6649" w:rsidRDefault="00A84654">
      <w:pPr>
        <w:pStyle w:val="BodyText"/>
      </w:pPr>
      <w:r>
        <w:rPr>
          <w:b/>
          <w:bCs/>
        </w:rPr>
        <w:t>Sample Demographics Fields:</w:t>
      </w:r>
      <w:r>
        <w:t xml:space="preserve"> </w:t>
      </w:r>
      <w:r>
        <w:t>- Gender (SELECT LIST) - Date of Birth (DATE) - Age (Years) (NUMBER) - Height (cm) (NUMBER) - Ethnicity (SELECT LIST) - Race (SELECT LIST) - Reproductive status (SELECT LIST) - Is the Subject Pregnant? (Yes/No/NA) - Is the Subject giving Breast feeding? (Y</w:t>
      </w:r>
      <w:r>
        <w:t>es/No/NA) - Is the Subject Current Smoker? - Is the Subject alcoholic/drug or any substance used?</w:t>
      </w:r>
    </w:p>
    <w:p w14:paraId="689218AA" w14:textId="77777777" w:rsidR="004B6649" w:rsidRDefault="00A84654">
      <w:pPr>
        <w:pStyle w:val="BodyText"/>
      </w:pPr>
      <w:r>
        <w:rPr>
          <w:b/>
          <w:bCs/>
        </w:rPr>
        <w:t>Sample Vital Signs Fields:</w:t>
      </w:r>
      <w:r>
        <w:t xml:space="preserve"> | Field | Item Type | Size | |——-|———–|——| | Date of Visit | DATE | - | | Time of Assessment | TEXT | 20 | | Weight (Kg) | NUMBER |</w:t>
      </w:r>
      <w:r>
        <w:t xml:space="preserve"> 5 | | Height (cm) | NUMBER | 5 | | BMI (kg/m²) | NUMBER | 5 (auto-calculated) | | Systolic Blood Pressure (mmHg) | NUMBER | 5 | | Diastolic Blood Pressure (mmHg) | NUMBER | 5 | | Pulse Rate (beats/min) | NUMBER | 5 | | Temperature (°C) | NUMBER | 5 | | Re</w:t>
      </w:r>
      <w:r>
        <w:t>spiratory Rate (breaths/min) | NUMBER | 5 |</w:t>
      </w:r>
    </w:p>
    <w:p w14:paraId="47C93089" w14:textId="77777777" w:rsidR="004B6649" w:rsidRDefault="00A84654">
      <w:pPr>
        <w:pStyle w:val="BodyText"/>
      </w:pPr>
      <w:r>
        <w:rPr>
          <w:b/>
          <w:bCs/>
        </w:rPr>
        <w:t>Sample Physical Examination Fields:</w:t>
      </w:r>
      <w:r>
        <w:t xml:space="preserve"> | Field | Item Type | |——-|———–| | Assessment Date | DATE | | General Appearance | SELECT LIST (Normal/Abnormal) | | Skin | SELECT LIST (Normal/Abnormal) | | Head/Eyes/Ears/Nos</w:t>
      </w:r>
      <w:r>
        <w:t>e/Throat | SELECT LIST (Normal/Abnormal) | | Cardiovascular | SELECT LIST (Normal/Abnormal) | | Respiratory | SELECT LIST (Normal/Abnormal) | | Gastrointestinal | SELECT LIST (Normal/Abnormal) | | Musculoskeletal | SELECT LIST (Normal/Abnormal) | | Neurolo</w:t>
      </w:r>
      <w:r>
        <w:t>gical | SELECT LIST (Normal/Abnormal) | | Other | TEXT | | Comments | TEXT |</w:t>
      </w:r>
    </w:p>
    <w:p w14:paraId="0C57DE80" w14:textId="77777777" w:rsidR="004B6649" w:rsidRDefault="00A84654">
      <w:pPr>
        <w:pStyle w:val="Heading4"/>
      </w:pPr>
      <w:bookmarkStart w:id="59" w:name="query-setup---type-of-queries"/>
      <w:bookmarkEnd w:id="58"/>
      <w:r>
        <w:t>6.8.4 Query Setup - Type of Queries</w:t>
      </w:r>
    </w:p>
    <w:tbl>
      <w:tblPr>
        <w:tblStyle w:val="Table"/>
        <w:tblW w:w="5000" w:type="pct"/>
        <w:tblLayout w:type="fixed"/>
        <w:tblLook w:val="0020" w:firstRow="1" w:lastRow="0" w:firstColumn="0" w:lastColumn="0" w:noHBand="0" w:noVBand="0"/>
      </w:tblPr>
      <w:tblGrid>
        <w:gridCol w:w="4596"/>
        <w:gridCol w:w="4980"/>
      </w:tblGrid>
      <w:tr w:rsidR="004B6649" w14:paraId="7A80168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801" w:type="dxa"/>
          </w:tcPr>
          <w:p w14:paraId="21FF891A" w14:textId="77777777" w:rsidR="004B6649" w:rsidRDefault="00A84654">
            <w:pPr>
              <w:pStyle w:val="Compact"/>
            </w:pPr>
            <w:r>
              <w:t>Query Type</w:t>
            </w:r>
          </w:p>
        </w:tc>
        <w:tc>
          <w:tcPr>
            <w:tcW w:w="4118" w:type="dxa"/>
          </w:tcPr>
          <w:p w14:paraId="633B718D" w14:textId="77777777" w:rsidR="004B6649" w:rsidRDefault="00A84654">
            <w:pPr>
              <w:pStyle w:val="Compact"/>
            </w:pPr>
            <w:r>
              <w:t>Description</w:t>
            </w:r>
          </w:p>
        </w:tc>
      </w:tr>
      <w:tr w:rsidR="004B6649" w14:paraId="22B53AEB" w14:textId="77777777">
        <w:tc>
          <w:tcPr>
            <w:tcW w:w="3801" w:type="dxa"/>
          </w:tcPr>
          <w:p w14:paraId="1EECE687" w14:textId="77777777" w:rsidR="004B6649" w:rsidRDefault="00A84654">
            <w:pPr>
              <w:pStyle w:val="Compact"/>
            </w:pPr>
            <w:r>
              <w:t>Same Panel Single Item</w:t>
            </w:r>
          </w:p>
        </w:tc>
        <w:tc>
          <w:tcPr>
            <w:tcW w:w="4118" w:type="dxa"/>
          </w:tcPr>
          <w:p w14:paraId="0154866A" w14:textId="77777777" w:rsidR="004B6649" w:rsidRDefault="00A84654">
            <w:pPr>
              <w:pStyle w:val="Compact"/>
            </w:pPr>
            <w:r>
              <w:t>Query on single item within same panel</w:t>
            </w:r>
          </w:p>
        </w:tc>
      </w:tr>
      <w:tr w:rsidR="004B6649" w14:paraId="6C2FC322" w14:textId="77777777">
        <w:tc>
          <w:tcPr>
            <w:tcW w:w="3801" w:type="dxa"/>
          </w:tcPr>
          <w:p w14:paraId="1DA21BDF" w14:textId="77777777" w:rsidR="004B6649" w:rsidRDefault="00A84654">
            <w:pPr>
              <w:pStyle w:val="Compact"/>
            </w:pPr>
            <w:r>
              <w:t>Same Panel Multiple Item</w:t>
            </w:r>
          </w:p>
        </w:tc>
        <w:tc>
          <w:tcPr>
            <w:tcW w:w="4118" w:type="dxa"/>
          </w:tcPr>
          <w:p w14:paraId="6F13F876" w14:textId="77777777" w:rsidR="004B6649" w:rsidRDefault="00A84654">
            <w:pPr>
              <w:pStyle w:val="Compact"/>
            </w:pPr>
            <w:r>
              <w:t xml:space="preserve">Query comparing multiple items </w:t>
            </w:r>
            <w:r>
              <w:t xml:space="preserve">in same </w:t>
            </w:r>
            <w:r>
              <w:lastRenderedPageBreak/>
              <w:t>panel</w:t>
            </w:r>
          </w:p>
        </w:tc>
      </w:tr>
      <w:tr w:rsidR="004B6649" w14:paraId="6ABE3B16" w14:textId="77777777">
        <w:tc>
          <w:tcPr>
            <w:tcW w:w="3801" w:type="dxa"/>
          </w:tcPr>
          <w:p w14:paraId="7F5DE61C" w14:textId="77777777" w:rsidR="004B6649" w:rsidRDefault="00A84654">
            <w:pPr>
              <w:pStyle w:val="Compact"/>
            </w:pPr>
            <w:r>
              <w:lastRenderedPageBreak/>
              <w:t>Cross Panel</w:t>
            </w:r>
          </w:p>
        </w:tc>
        <w:tc>
          <w:tcPr>
            <w:tcW w:w="4118" w:type="dxa"/>
          </w:tcPr>
          <w:p w14:paraId="5051BCA1" w14:textId="77777777" w:rsidR="004B6649" w:rsidRDefault="00A84654">
            <w:pPr>
              <w:pStyle w:val="Compact"/>
            </w:pPr>
            <w:r>
              <w:t>Query across different panels</w:t>
            </w:r>
          </w:p>
        </w:tc>
      </w:tr>
      <w:tr w:rsidR="004B6649" w14:paraId="0B5B3CD4" w14:textId="77777777">
        <w:tc>
          <w:tcPr>
            <w:tcW w:w="3801" w:type="dxa"/>
          </w:tcPr>
          <w:p w14:paraId="1EEDA997" w14:textId="77777777" w:rsidR="004B6649" w:rsidRDefault="00A84654">
            <w:pPr>
              <w:pStyle w:val="Compact"/>
            </w:pPr>
            <w:r>
              <w:t>Cross Visit</w:t>
            </w:r>
          </w:p>
        </w:tc>
        <w:tc>
          <w:tcPr>
            <w:tcW w:w="4118" w:type="dxa"/>
          </w:tcPr>
          <w:p w14:paraId="1E8FBD3B" w14:textId="77777777" w:rsidR="004B6649" w:rsidRDefault="00A84654">
            <w:pPr>
              <w:pStyle w:val="Compact"/>
            </w:pPr>
            <w:r>
              <w:t>Query across different visits</w:t>
            </w:r>
          </w:p>
        </w:tc>
      </w:tr>
    </w:tbl>
    <w:p w14:paraId="463953ED" w14:textId="77777777" w:rsidR="004B6649" w:rsidRDefault="00A84654">
      <w:pPr>
        <w:pStyle w:val="BodyText"/>
      </w:pPr>
      <w:r>
        <w:rPr>
          <w:b/>
          <w:bCs/>
        </w:rPr>
        <w:t>Query Configuration Fields:</w:t>
      </w:r>
      <w:r>
        <w:t xml:space="preserve"> - CRF Name - Rulename - Visit Title - Column - Condition 1 (equals, is null, etc.) - Value 1 - Column 2 </w:t>
      </w:r>
      <w:r>
        <w:t>- Condition 2 - Value 2 - Query Message - Active (Yes/No) - Audit</w:t>
      </w:r>
    </w:p>
    <w:p w14:paraId="20558CCE" w14:textId="77777777" w:rsidR="004B6649" w:rsidRDefault="00A84654">
      <w:pPr>
        <w:pStyle w:val="Heading4"/>
      </w:pPr>
      <w:bookmarkStart w:id="60" w:name="crf-status-workflow"/>
      <w:bookmarkEnd w:id="59"/>
      <w:r>
        <w:t>6.8.5 CRF Status Workflow</w:t>
      </w:r>
    </w:p>
    <w:tbl>
      <w:tblPr>
        <w:tblStyle w:val="Table"/>
        <w:tblW w:w="0" w:type="auto"/>
        <w:tblLook w:val="0020" w:firstRow="1" w:lastRow="0" w:firstColumn="0" w:lastColumn="0" w:noHBand="0" w:noVBand="0"/>
      </w:tblPr>
      <w:tblGrid>
        <w:gridCol w:w="2750"/>
        <w:gridCol w:w="1559"/>
        <w:gridCol w:w="3448"/>
      </w:tblGrid>
      <w:tr w:rsidR="004B6649" w14:paraId="3C9ABC7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0D078F49" w14:textId="77777777" w:rsidR="004B6649" w:rsidRDefault="00A84654">
            <w:pPr>
              <w:pStyle w:val="Compact"/>
            </w:pPr>
            <w:r>
              <w:t>Status</w:t>
            </w:r>
          </w:p>
        </w:tc>
        <w:tc>
          <w:tcPr>
            <w:tcW w:w="0" w:type="auto"/>
          </w:tcPr>
          <w:p w14:paraId="76108BD4" w14:textId="77777777" w:rsidR="004B6649" w:rsidRDefault="00A84654">
            <w:pPr>
              <w:pStyle w:val="Compact"/>
            </w:pPr>
            <w:r>
              <w:t>Return Value</w:t>
            </w:r>
          </w:p>
        </w:tc>
        <w:tc>
          <w:tcPr>
            <w:tcW w:w="0" w:type="auto"/>
          </w:tcPr>
          <w:p w14:paraId="73D13993" w14:textId="77777777" w:rsidR="004B6649" w:rsidRDefault="00A84654">
            <w:pPr>
              <w:pStyle w:val="Compact"/>
            </w:pPr>
            <w:r>
              <w:t>Description</w:t>
            </w:r>
          </w:p>
        </w:tc>
      </w:tr>
      <w:tr w:rsidR="004B6649" w14:paraId="3B7547B5" w14:textId="77777777">
        <w:tc>
          <w:tcPr>
            <w:tcW w:w="0" w:type="auto"/>
          </w:tcPr>
          <w:p w14:paraId="173C9851" w14:textId="77777777" w:rsidR="004B6649" w:rsidRDefault="00A84654">
            <w:pPr>
              <w:pStyle w:val="Compact"/>
            </w:pPr>
            <w:r>
              <w:t>No Visit Generated</w:t>
            </w:r>
          </w:p>
        </w:tc>
        <w:tc>
          <w:tcPr>
            <w:tcW w:w="0" w:type="auto"/>
          </w:tcPr>
          <w:p w14:paraId="0AAC1DAA" w14:textId="77777777" w:rsidR="004B6649" w:rsidRDefault="00A84654">
            <w:pPr>
              <w:pStyle w:val="Compact"/>
            </w:pPr>
            <w:r>
              <w:t>1</w:t>
            </w:r>
          </w:p>
        </w:tc>
        <w:tc>
          <w:tcPr>
            <w:tcW w:w="0" w:type="auto"/>
          </w:tcPr>
          <w:p w14:paraId="07FACC1E" w14:textId="77777777" w:rsidR="004B6649" w:rsidRDefault="00A84654">
            <w:pPr>
              <w:pStyle w:val="Compact"/>
            </w:pPr>
            <w:r>
              <w:t>Initial state</w:t>
            </w:r>
          </w:p>
        </w:tc>
      </w:tr>
      <w:tr w:rsidR="004B6649" w14:paraId="0BB70B3C" w14:textId="77777777">
        <w:tc>
          <w:tcPr>
            <w:tcW w:w="0" w:type="auto"/>
          </w:tcPr>
          <w:p w14:paraId="1D4CB60F" w14:textId="77777777" w:rsidR="004B6649" w:rsidRDefault="00A84654">
            <w:pPr>
              <w:pStyle w:val="Compact"/>
            </w:pPr>
            <w:r>
              <w:t>Incomplete</w:t>
            </w:r>
          </w:p>
        </w:tc>
        <w:tc>
          <w:tcPr>
            <w:tcW w:w="0" w:type="auto"/>
          </w:tcPr>
          <w:p w14:paraId="22F125FB" w14:textId="77777777" w:rsidR="004B6649" w:rsidRDefault="00A84654">
            <w:pPr>
              <w:pStyle w:val="Compact"/>
            </w:pPr>
            <w:r>
              <w:t>2</w:t>
            </w:r>
          </w:p>
        </w:tc>
        <w:tc>
          <w:tcPr>
            <w:tcW w:w="0" w:type="auto"/>
          </w:tcPr>
          <w:p w14:paraId="184AE16F" w14:textId="77777777" w:rsidR="004B6649" w:rsidRDefault="00A84654">
            <w:pPr>
              <w:pStyle w:val="Compact"/>
            </w:pPr>
            <w:r>
              <w:t>Data entry started</w:t>
            </w:r>
          </w:p>
        </w:tc>
      </w:tr>
      <w:tr w:rsidR="004B6649" w14:paraId="34062ACB" w14:textId="77777777">
        <w:tc>
          <w:tcPr>
            <w:tcW w:w="0" w:type="auto"/>
          </w:tcPr>
          <w:p w14:paraId="0836C136" w14:textId="77777777" w:rsidR="004B6649" w:rsidRDefault="00A84654">
            <w:pPr>
              <w:pStyle w:val="Compact"/>
            </w:pPr>
            <w:r>
              <w:t>Complete</w:t>
            </w:r>
          </w:p>
        </w:tc>
        <w:tc>
          <w:tcPr>
            <w:tcW w:w="0" w:type="auto"/>
          </w:tcPr>
          <w:p w14:paraId="379EE1E0" w14:textId="77777777" w:rsidR="004B6649" w:rsidRDefault="00A84654">
            <w:pPr>
              <w:pStyle w:val="Compact"/>
            </w:pPr>
            <w:r>
              <w:t>3</w:t>
            </w:r>
          </w:p>
        </w:tc>
        <w:tc>
          <w:tcPr>
            <w:tcW w:w="0" w:type="auto"/>
          </w:tcPr>
          <w:p w14:paraId="654C1D1F" w14:textId="77777777" w:rsidR="004B6649" w:rsidRDefault="00A84654">
            <w:pPr>
              <w:pStyle w:val="Compact"/>
            </w:pPr>
            <w:r>
              <w:t>All data entered</w:t>
            </w:r>
          </w:p>
        </w:tc>
      </w:tr>
      <w:tr w:rsidR="004B6649" w14:paraId="03A8E5C6" w14:textId="77777777">
        <w:tc>
          <w:tcPr>
            <w:tcW w:w="0" w:type="auto"/>
          </w:tcPr>
          <w:p w14:paraId="6BA4833D" w14:textId="77777777" w:rsidR="004B6649" w:rsidRDefault="00A84654">
            <w:pPr>
              <w:pStyle w:val="Compact"/>
            </w:pPr>
            <w:r>
              <w:t>Data Submitted</w:t>
            </w:r>
          </w:p>
        </w:tc>
        <w:tc>
          <w:tcPr>
            <w:tcW w:w="0" w:type="auto"/>
          </w:tcPr>
          <w:p w14:paraId="214B9EAB" w14:textId="77777777" w:rsidR="004B6649" w:rsidRDefault="00A84654">
            <w:pPr>
              <w:pStyle w:val="Compact"/>
            </w:pPr>
            <w:r>
              <w:t>4</w:t>
            </w:r>
          </w:p>
        </w:tc>
        <w:tc>
          <w:tcPr>
            <w:tcW w:w="0" w:type="auto"/>
          </w:tcPr>
          <w:p w14:paraId="6D12C1FD" w14:textId="77777777" w:rsidR="004B6649" w:rsidRDefault="00A84654">
            <w:pPr>
              <w:pStyle w:val="Compact"/>
            </w:pPr>
            <w:r>
              <w:t>Data submitted for review</w:t>
            </w:r>
          </w:p>
        </w:tc>
      </w:tr>
      <w:tr w:rsidR="004B6649" w14:paraId="4A521514" w14:textId="77777777">
        <w:tc>
          <w:tcPr>
            <w:tcW w:w="0" w:type="auto"/>
          </w:tcPr>
          <w:p w14:paraId="01838EE9" w14:textId="77777777" w:rsidR="004B6649" w:rsidRDefault="00A84654">
            <w:pPr>
              <w:pStyle w:val="Compact"/>
            </w:pPr>
            <w:r>
              <w:t>Query Generated by CRA</w:t>
            </w:r>
          </w:p>
        </w:tc>
        <w:tc>
          <w:tcPr>
            <w:tcW w:w="0" w:type="auto"/>
          </w:tcPr>
          <w:p w14:paraId="2F0E3A0A" w14:textId="77777777" w:rsidR="004B6649" w:rsidRDefault="00A84654">
            <w:pPr>
              <w:pStyle w:val="Compact"/>
            </w:pPr>
            <w:r>
              <w:t>5</w:t>
            </w:r>
          </w:p>
        </w:tc>
        <w:tc>
          <w:tcPr>
            <w:tcW w:w="0" w:type="auto"/>
          </w:tcPr>
          <w:p w14:paraId="4FD570B8" w14:textId="77777777" w:rsidR="004B6649" w:rsidRDefault="00A84654">
            <w:pPr>
              <w:pStyle w:val="Compact"/>
            </w:pPr>
            <w:r>
              <w:t>CRA raised query</w:t>
            </w:r>
          </w:p>
        </w:tc>
      </w:tr>
      <w:tr w:rsidR="004B6649" w14:paraId="49DC9684" w14:textId="77777777">
        <w:tc>
          <w:tcPr>
            <w:tcW w:w="0" w:type="auto"/>
          </w:tcPr>
          <w:p w14:paraId="49FF7456" w14:textId="77777777" w:rsidR="004B6649" w:rsidRDefault="00A84654">
            <w:pPr>
              <w:pStyle w:val="Compact"/>
            </w:pPr>
            <w:r>
              <w:t>SDV</w:t>
            </w:r>
          </w:p>
        </w:tc>
        <w:tc>
          <w:tcPr>
            <w:tcW w:w="0" w:type="auto"/>
          </w:tcPr>
          <w:p w14:paraId="681ED970" w14:textId="77777777" w:rsidR="004B6649" w:rsidRDefault="00A84654">
            <w:pPr>
              <w:pStyle w:val="Compact"/>
            </w:pPr>
            <w:r>
              <w:t>6</w:t>
            </w:r>
          </w:p>
        </w:tc>
        <w:tc>
          <w:tcPr>
            <w:tcW w:w="0" w:type="auto"/>
          </w:tcPr>
          <w:p w14:paraId="0288817F" w14:textId="77777777" w:rsidR="004B6649" w:rsidRDefault="00A84654">
            <w:pPr>
              <w:pStyle w:val="Compact"/>
            </w:pPr>
            <w:r>
              <w:t>Source Data Verification</w:t>
            </w:r>
          </w:p>
        </w:tc>
      </w:tr>
      <w:tr w:rsidR="004B6649" w14:paraId="4DCD7FFA" w14:textId="77777777">
        <w:tc>
          <w:tcPr>
            <w:tcW w:w="0" w:type="auto"/>
          </w:tcPr>
          <w:p w14:paraId="2E871455" w14:textId="77777777" w:rsidR="004B6649" w:rsidRDefault="00A84654">
            <w:pPr>
              <w:pStyle w:val="Compact"/>
            </w:pPr>
            <w:r>
              <w:t>Query Generated by DM</w:t>
            </w:r>
          </w:p>
        </w:tc>
        <w:tc>
          <w:tcPr>
            <w:tcW w:w="0" w:type="auto"/>
          </w:tcPr>
          <w:p w14:paraId="0F23CB36" w14:textId="77777777" w:rsidR="004B6649" w:rsidRDefault="00A84654">
            <w:pPr>
              <w:pStyle w:val="Compact"/>
            </w:pPr>
            <w:r>
              <w:t>7</w:t>
            </w:r>
          </w:p>
        </w:tc>
        <w:tc>
          <w:tcPr>
            <w:tcW w:w="0" w:type="auto"/>
          </w:tcPr>
          <w:p w14:paraId="6B379149" w14:textId="77777777" w:rsidR="004B6649" w:rsidRDefault="00A84654">
            <w:pPr>
              <w:pStyle w:val="Compact"/>
            </w:pPr>
            <w:r>
              <w:t>Data Manager raised query</w:t>
            </w:r>
          </w:p>
        </w:tc>
      </w:tr>
      <w:tr w:rsidR="004B6649" w14:paraId="0A7224A7" w14:textId="77777777">
        <w:tc>
          <w:tcPr>
            <w:tcW w:w="0" w:type="auto"/>
          </w:tcPr>
          <w:p w14:paraId="5FB3675F" w14:textId="77777777" w:rsidR="004B6649" w:rsidRDefault="00A84654">
            <w:pPr>
              <w:pStyle w:val="Compact"/>
            </w:pPr>
            <w:r>
              <w:t>DM Reviewed</w:t>
            </w:r>
          </w:p>
        </w:tc>
        <w:tc>
          <w:tcPr>
            <w:tcW w:w="0" w:type="auto"/>
          </w:tcPr>
          <w:p w14:paraId="00918148" w14:textId="77777777" w:rsidR="004B6649" w:rsidRDefault="00A84654">
            <w:pPr>
              <w:pStyle w:val="Compact"/>
            </w:pPr>
            <w:r>
              <w:t>8</w:t>
            </w:r>
          </w:p>
        </w:tc>
        <w:tc>
          <w:tcPr>
            <w:tcW w:w="0" w:type="auto"/>
          </w:tcPr>
          <w:p w14:paraId="69194B7F" w14:textId="77777777" w:rsidR="004B6649" w:rsidRDefault="00A84654">
            <w:pPr>
              <w:pStyle w:val="Compact"/>
            </w:pPr>
            <w:r>
              <w:t>Data Manager reviewed</w:t>
            </w:r>
          </w:p>
        </w:tc>
      </w:tr>
      <w:tr w:rsidR="004B6649" w14:paraId="5C6AF8E7" w14:textId="77777777">
        <w:tc>
          <w:tcPr>
            <w:tcW w:w="0" w:type="auto"/>
          </w:tcPr>
          <w:p w14:paraId="57F4CD9E" w14:textId="77777777" w:rsidR="004B6649" w:rsidRDefault="00A84654">
            <w:pPr>
              <w:pStyle w:val="Compact"/>
            </w:pPr>
            <w:r>
              <w:t>Query Generated by QA</w:t>
            </w:r>
          </w:p>
        </w:tc>
        <w:tc>
          <w:tcPr>
            <w:tcW w:w="0" w:type="auto"/>
          </w:tcPr>
          <w:p w14:paraId="65811404" w14:textId="77777777" w:rsidR="004B6649" w:rsidRDefault="00A84654">
            <w:pPr>
              <w:pStyle w:val="Compact"/>
            </w:pPr>
            <w:r>
              <w:t>8.3</w:t>
            </w:r>
          </w:p>
        </w:tc>
        <w:tc>
          <w:tcPr>
            <w:tcW w:w="0" w:type="auto"/>
          </w:tcPr>
          <w:p w14:paraId="23E9D3B1" w14:textId="77777777" w:rsidR="004B6649" w:rsidRDefault="00A84654">
            <w:pPr>
              <w:pStyle w:val="Compact"/>
            </w:pPr>
            <w:r>
              <w:t>QA raised query</w:t>
            </w:r>
          </w:p>
        </w:tc>
      </w:tr>
      <w:tr w:rsidR="004B6649" w14:paraId="0EB4C6FC" w14:textId="77777777">
        <w:tc>
          <w:tcPr>
            <w:tcW w:w="0" w:type="auto"/>
          </w:tcPr>
          <w:p w14:paraId="0EDB9A53" w14:textId="77777777" w:rsidR="004B6649" w:rsidRDefault="00A84654">
            <w:pPr>
              <w:pStyle w:val="Compact"/>
            </w:pPr>
            <w:r>
              <w:t>QA Reviewed</w:t>
            </w:r>
          </w:p>
        </w:tc>
        <w:tc>
          <w:tcPr>
            <w:tcW w:w="0" w:type="auto"/>
          </w:tcPr>
          <w:p w14:paraId="19BC24EB" w14:textId="77777777" w:rsidR="004B6649" w:rsidRDefault="00A84654">
            <w:pPr>
              <w:pStyle w:val="Compact"/>
            </w:pPr>
            <w:r>
              <w:t>8.6</w:t>
            </w:r>
          </w:p>
        </w:tc>
        <w:tc>
          <w:tcPr>
            <w:tcW w:w="0" w:type="auto"/>
          </w:tcPr>
          <w:p w14:paraId="61E0F8C7" w14:textId="77777777" w:rsidR="004B6649" w:rsidRDefault="00A84654">
            <w:pPr>
              <w:pStyle w:val="Compact"/>
            </w:pPr>
            <w:r>
              <w:t>QA reviewed</w:t>
            </w:r>
          </w:p>
        </w:tc>
      </w:tr>
      <w:tr w:rsidR="004B6649" w14:paraId="1DF2147B" w14:textId="77777777">
        <w:tc>
          <w:tcPr>
            <w:tcW w:w="0" w:type="auto"/>
          </w:tcPr>
          <w:p w14:paraId="4842591C" w14:textId="77777777" w:rsidR="004B6649" w:rsidRDefault="00A84654">
            <w:pPr>
              <w:pStyle w:val="Compact"/>
            </w:pPr>
            <w:r>
              <w:t>PI Reviewed</w:t>
            </w:r>
          </w:p>
        </w:tc>
        <w:tc>
          <w:tcPr>
            <w:tcW w:w="0" w:type="auto"/>
          </w:tcPr>
          <w:p w14:paraId="34615D6A" w14:textId="77777777" w:rsidR="004B6649" w:rsidRDefault="00A84654">
            <w:pPr>
              <w:pStyle w:val="Compact"/>
            </w:pPr>
            <w:r>
              <w:t>9</w:t>
            </w:r>
          </w:p>
        </w:tc>
        <w:tc>
          <w:tcPr>
            <w:tcW w:w="0" w:type="auto"/>
          </w:tcPr>
          <w:p w14:paraId="164987F9" w14:textId="77777777" w:rsidR="004B6649" w:rsidRDefault="00A84654">
            <w:pPr>
              <w:pStyle w:val="Compact"/>
            </w:pPr>
            <w:r>
              <w:t>Principal Investigator reviewed</w:t>
            </w:r>
          </w:p>
        </w:tc>
      </w:tr>
      <w:tr w:rsidR="004B6649" w14:paraId="1ED5C9FF" w14:textId="77777777">
        <w:tc>
          <w:tcPr>
            <w:tcW w:w="0" w:type="auto"/>
          </w:tcPr>
          <w:p w14:paraId="6B086EEC" w14:textId="77777777" w:rsidR="004B6649" w:rsidRDefault="00A84654">
            <w:pPr>
              <w:pStyle w:val="Compact"/>
            </w:pPr>
            <w:r>
              <w:t>Locked</w:t>
            </w:r>
          </w:p>
        </w:tc>
        <w:tc>
          <w:tcPr>
            <w:tcW w:w="0" w:type="auto"/>
          </w:tcPr>
          <w:p w14:paraId="3D945570" w14:textId="77777777" w:rsidR="004B6649" w:rsidRDefault="00A84654">
            <w:pPr>
              <w:pStyle w:val="Compact"/>
            </w:pPr>
            <w:r>
              <w:t>10</w:t>
            </w:r>
          </w:p>
        </w:tc>
        <w:tc>
          <w:tcPr>
            <w:tcW w:w="0" w:type="auto"/>
          </w:tcPr>
          <w:p w14:paraId="7E9E6D58" w14:textId="77777777" w:rsidR="004B6649" w:rsidRDefault="00A84654">
            <w:pPr>
              <w:pStyle w:val="Compact"/>
            </w:pPr>
            <w:r>
              <w:t>Record locked</w:t>
            </w:r>
          </w:p>
        </w:tc>
      </w:tr>
      <w:tr w:rsidR="004B6649" w14:paraId="7BD02115" w14:textId="77777777">
        <w:tc>
          <w:tcPr>
            <w:tcW w:w="0" w:type="auto"/>
          </w:tcPr>
          <w:p w14:paraId="0AB30D63" w14:textId="77777777" w:rsidR="004B6649" w:rsidRDefault="00A84654">
            <w:pPr>
              <w:pStyle w:val="Compact"/>
            </w:pPr>
            <w:r>
              <w:t>Unlocked</w:t>
            </w:r>
          </w:p>
        </w:tc>
        <w:tc>
          <w:tcPr>
            <w:tcW w:w="0" w:type="auto"/>
          </w:tcPr>
          <w:p w14:paraId="121548F6" w14:textId="77777777" w:rsidR="004B6649" w:rsidRDefault="00A84654">
            <w:pPr>
              <w:pStyle w:val="Compact"/>
            </w:pPr>
            <w:r>
              <w:t>11</w:t>
            </w:r>
          </w:p>
        </w:tc>
        <w:tc>
          <w:tcPr>
            <w:tcW w:w="0" w:type="auto"/>
          </w:tcPr>
          <w:p w14:paraId="559CCF78" w14:textId="77777777" w:rsidR="004B6649" w:rsidRDefault="00A84654">
            <w:pPr>
              <w:pStyle w:val="Compact"/>
            </w:pPr>
            <w:r>
              <w:t>Record unlocked</w:t>
            </w:r>
          </w:p>
        </w:tc>
      </w:tr>
    </w:tbl>
    <w:p w14:paraId="7A921172" w14:textId="77777777" w:rsidR="004B6649" w:rsidRDefault="00A84654">
      <w:pPr>
        <w:pStyle w:val="Heading4"/>
      </w:pPr>
      <w:bookmarkStart w:id="61" w:name="dynamic-workflow-study-wise"/>
      <w:bookmarkEnd w:id="60"/>
      <w:r>
        <w:t>6.8.6 Dynamic Workflow Study Wise</w:t>
      </w:r>
    </w:p>
    <w:p w14:paraId="50B43521" w14:textId="77777777" w:rsidR="004B6649" w:rsidRDefault="00A84654">
      <w:pPr>
        <w:pStyle w:val="FirstParagraph"/>
      </w:pPr>
      <w:r>
        <w:t xml:space="preserve">Configuration of workflow transitions based on: - CRF Workflow - Display Val - Sequence - Role </w:t>
      </w:r>
      <w:r>
        <w:t>- Stored Value - Next Sec Status - Auto Query, CRA Query, DM Query, QA Query status transitions</w:t>
      </w:r>
    </w:p>
    <w:p w14:paraId="2C67106D" w14:textId="77777777" w:rsidR="004B6649" w:rsidRDefault="00A84654">
      <w:pPr>
        <w:pStyle w:val="Heading3"/>
      </w:pPr>
      <w:bookmarkStart w:id="62" w:name="data-capture-urs-3.0-1"/>
      <w:bookmarkEnd w:id="50"/>
      <w:bookmarkEnd w:id="61"/>
      <w:r>
        <w:t>6.8.5 Data Capture (URS 3.0)</w:t>
      </w:r>
    </w:p>
    <w:tbl>
      <w:tblPr>
        <w:tblStyle w:val="Table"/>
        <w:tblW w:w="5000" w:type="pct"/>
        <w:tblLayout w:type="fixed"/>
        <w:tblLook w:val="0020" w:firstRow="1" w:lastRow="0" w:firstColumn="0" w:lastColumn="0" w:noHBand="0" w:noVBand="0"/>
      </w:tblPr>
      <w:tblGrid>
        <w:gridCol w:w="3648"/>
        <w:gridCol w:w="5928"/>
      </w:tblGrid>
      <w:tr w:rsidR="004B6649" w14:paraId="57412579"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08EDEC7C" w14:textId="77777777" w:rsidR="004B6649" w:rsidRDefault="00A84654">
            <w:pPr>
              <w:pStyle w:val="Compact"/>
            </w:pPr>
            <w:r>
              <w:t>Req ID</w:t>
            </w:r>
          </w:p>
        </w:tc>
        <w:tc>
          <w:tcPr>
            <w:tcW w:w="4902" w:type="dxa"/>
          </w:tcPr>
          <w:p w14:paraId="2A95FE15" w14:textId="77777777" w:rsidR="004B6649" w:rsidRDefault="00A84654">
            <w:pPr>
              <w:pStyle w:val="Compact"/>
            </w:pPr>
            <w:r>
              <w:t>Description</w:t>
            </w:r>
          </w:p>
        </w:tc>
      </w:tr>
      <w:tr w:rsidR="004B6649" w14:paraId="6A579083" w14:textId="77777777">
        <w:tc>
          <w:tcPr>
            <w:tcW w:w="3017" w:type="dxa"/>
          </w:tcPr>
          <w:p w14:paraId="7947757C" w14:textId="77777777" w:rsidR="004B6649" w:rsidRDefault="00A84654">
            <w:pPr>
              <w:pStyle w:val="Compact"/>
            </w:pPr>
            <w:r>
              <w:t>URS 3.1</w:t>
            </w:r>
          </w:p>
        </w:tc>
        <w:tc>
          <w:tcPr>
            <w:tcW w:w="4902" w:type="dxa"/>
          </w:tcPr>
          <w:p w14:paraId="457310C8" w14:textId="77777777" w:rsidR="004B6649" w:rsidRDefault="00A84654">
            <w:pPr>
              <w:pStyle w:val="Compact"/>
            </w:pPr>
            <w:r>
              <w:t xml:space="preserve">The system must allow authorized user to enroll/edit a Site for all Studies. It should provide ability </w:t>
            </w:r>
            <w:r>
              <w:t>to recruit one or more sites for a study</w:t>
            </w:r>
          </w:p>
        </w:tc>
      </w:tr>
      <w:tr w:rsidR="004B6649" w14:paraId="2BF86F6B" w14:textId="77777777">
        <w:tc>
          <w:tcPr>
            <w:tcW w:w="3017" w:type="dxa"/>
          </w:tcPr>
          <w:p w14:paraId="3C4FD2D9" w14:textId="77777777" w:rsidR="004B6649" w:rsidRDefault="00A84654">
            <w:pPr>
              <w:pStyle w:val="Compact"/>
            </w:pPr>
            <w:r>
              <w:t>URS 3.2</w:t>
            </w:r>
          </w:p>
        </w:tc>
        <w:tc>
          <w:tcPr>
            <w:tcW w:w="4902" w:type="dxa"/>
          </w:tcPr>
          <w:p w14:paraId="5D589FD4" w14:textId="77777777" w:rsidR="004B6649" w:rsidRDefault="00A84654">
            <w:pPr>
              <w:pStyle w:val="Compact"/>
            </w:pPr>
            <w:r>
              <w:t>The system must allow authorized user to enroll/modify Subject/Patient details in study</w:t>
            </w:r>
          </w:p>
        </w:tc>
      </w:tr>
      <w:tr w:rsidR="004B6649" w14:paraId="7EEFF1B9" w14:textId="77777777">
        <w:tc>
          <w:tcPr>
            <w:tcW w:w="3017" w:type="dxa"/>
          </w:tcPr>
          <w:p w14:paraId="74D728D2" w14:textId="77777777" w:rsidR="004B6649" w:rsidRDefault="00A84654">
            <w:pPr>
              <w:pStyle w:val="Compact"/>
            </w:pPr>
            <w:r>
              <w:t>URS 3.3</w:t>
            </w:r>
          </w:p>
        </w:tc>
        <w:tc>
          <w:tcPr>
            <w:tcW w:w="4902" w:type="dxa"/>
          </w:tcPr>
          <w:p w14:paraId="7D45EF08" w14:textId="77777777" w:rsidR="004B6649" w:rsidRDefault="00A84654">
            <w:pPr>
              <w:pStyle w:val="Compact"/>
            </w:pPr>
            <w:r>
              <w:t>The system must allow authorized users to access for assigned studies only</w:t>
            </w:r>
          </w:p>
        </w:tc>
      </w:tr>
      <w:tr w:rsidR="004B6649" w14:paraId="1BEB4CC2" w14:textId="77777777">
        <w:tc>
          <w:tcPr>
            <w:tcW w:w="3017" w:type="dxa"/>
          </w:tcPr>
          <w:p w14:paraId="56195518" w14:textId="77777777" w:rsidR="004B6649" w:rsidRDefault="00A84654">
            <w:pPr>
              <w:pStyle w:val="Compact"/>
            </w:pPr>
            <w:r>
              <w:t>URS 3.4</w:t>
            </w:r>
          </w:p>
        </w:tc>
        <w:tc>
          <w:tcPr>
            <w:tcW w:w="4902" w:type="dxa"/>
          </w:tcPr>
          <w:p w14:paraId="24E2628C" w14:textId="77777777" w:rsidR="004B6649" w:rsidRDefault="00A84654">
            <w:pPr>
              <w:pStyle w:val="Compact"/>
            </w:pPr>
            <w:r>
              <w:t>The system must allow aut</w:t>
            </w:r>
            <w:r>
              <w:t xml:space="preserve">horized users to </w:t>
            </w:r>
            <w:r>
              <w:lastRenderedPageBreak/>
              <w:t>enter/modify Data. System should have search functionality</w:t>
            </w:r>
          </w:p>
        </w:tc>
      </w:tr>
      <w:tr w:rsidR="004B6649" w14:paraId="1BC1513F" w14:textId="77777777">
        <w:tc>
          <w:tcPr>
            <w:tcW w:w="3017" w:type="dxa"/>
          </w:tcPr>
          <w:p w14:paraId="2CEC7549" w14:textId="77777777" w:rsidR="004B6649" w:rsidRDefault="00A84654">
            <w:pPr>
              <w:pStyle w:val="Compact"/>
            </w:pPr>
            <w:r>
              <w:lastRenderedPageBreak/>
              <w:t>URS 3.5</w:t>
            </w:r>
          </w:p>
        </w:tc>
        <w:tc>
          <w:tcPr>
            <w:tcW w:w="4902" w:type="dxa"/>
          </w:tcPr>
          <w:p w14:paraId="065C3DF3" w14:textId="77777777" w:rsidR="004B6649" w:rsidRDefault="00A84654">
            <w:pPr>
              <w:pStyle w:val="Compact"/>
            </w:pPr>
            <w:r>
              <w:t>The system must allow authorized user to Submit data in particular study for further review process</w:t>
            </w:r>
          </w:p>
        </w:tc>
      </w:tr>
      <w:tr w:rsidR="004B6649" w14:paraId="0B0941C3" w14:textId="77777777">
        <w:tc>
          <w:tcPr>
            <w:tcW w:w="3017" w:type="dxa"/>
          </w:tcPr>
          <w:p w14:paraId="625699AD" w14:textId="77777777" w:rsidR="004B6649" w:rsidRDefault="00A84654">
            <w:pPr>
              <w:pStyle w:val="Compact"/>
            </w:pPr>
            <w:r>
              <w:t>URS 3.6</w:t>
            </w:r>
          </w:p>
        </w:tc>
        <w:tc>
          <w:tcPr>
            <w:tcW w:w="4902" w:type="dxa"/>
          </w:tcPr>
          <w:p w14:paraId="2F52801A" w14:textId="77777777" w:rsidR="004B6649" w:rsidRDefault="00A84654">
            <w:pPr>
              <w:pStyle w:val="Compact"/>
            </w:pPr>
            <w:r>
              <w:t>The system must allow authorized user to perform Review/SDV/UnSDV at Panel level in particular study</w:t>
            </w:r>
          </w:p>
        </w:tc>
      </w:tr>
      <w:tr w:rsidR="004B6649" w14:paraId="48CDD6DE" w14:textId="77777777">
        <w:tc>
          <w:tcPr>
            <w:tcW w:w="3017" w:type="dxa"/>
          </w:tcPr>
          <w:p w14:paraId="7D2C80EC" w14:textId="77777777" w:rsidR="004B6649" w:rsidRDefault="00A84654">
            <w:pPr>
              <w:pStyle w:val="Compact"/>
            </w:pPr>
            <w:r>
              <w:t>URS 3.7</w:t>
            </w:r>
          </w:p>
        </w:tc>
        <w:tc>
          <w:tcPr>
            <w:tcW w:w="4902" w:type="dxa"/>
          </w:tcPr>
          <w:p w14:paraId="2F5AC895" w14:textId="77777777" w:rsidR="004B6649" w:rsidRDefault="00A84654">
            <w:pPr>
              <w:pStyle w:val="Compact"/>
            </w:pPr>
            <w:r>
              <w:t>The system must allow authorized user to e-Sign Off</w:t>
            </w:r>
          </w:p>
        </w:tc>
      </w:tr>
      <w:tr w:rsidR="004B6649" w14:paraId="3457EBE1" w14:textId="77777777">
        <w:tc>
          <w:tcPr>
            <w:tcW w:w="3017" w:type="dxa"/>
          </w:tcPr>
          <w:p w14:paraId="1BB8DB37" w14:textId="77777777" w:rsidR="004B6649" w:rsidRDefault="00A84654">
            <w:pPr>
              <w:pStyle w:val="Compact"/>
            </w:pPr>
            <w:r>
              <w:t>URS 3.8</w:t>
            </w:r>
          </w:p>
        </w:tc>
        <w:tc>
          <w:tcPr>
            <w:tcW w:w="4902" w:type="dxa"/>
          </w:tcPr>
          <w:p w14:paraId="1DBE9B48" w14:textId="77777777" w:rsidR="004B6649" w:rsidRDefault="00A84654">
            <w:pPr>
              <w:pStyle w:val="Compact"/>
            </w:pPr>
            <w:r>
              <w:t>System should allow user to change value of any field, after changing value system sh</w:t>
            </w:r>
            <w:r>
              <w:t>ould ask for reason for change</w:t>
            </w:r>
          </w:p>
        </w:tc>
      </w:tr>
    </w:tbl>
    <w:p w14:paraId="2C00DE99" w14:textId="77777777" w:rsidR="004B6649" w:rsidRDefault="00A84654">
      <w:pPr>
        <w:pStyle w:val="Heading3"/>
      </w:pPr>
      <w:bookmarkStart w:id="63" w:name="medical-coding-urs-5.0"/>
      <w:bookmarkEnd w:id="62"/>
      <w:r>
        <w:t>6.8.6 Medical Coding (URS 5.0)</w:t>
      </w:r>
    </w:p>
    <w:tbl>
      <w:tblPr>
        <w:tblStyle w:val="Table"/>
        <w:tblW w:w="5000" w:type="pct"/>
        <w:tblLayout w:type="fixed"/>
        <w:tblLook w:val="0020" w:firstRow="1" w:lastRow="0" w:firstColumn="0" w:lastColumn="0" w:noHBand="0" w:noVBand="0"/>
      </w:tblPr>
      <w:tblGrid>
        <w:gridCol w:w="3648"/>
        <w:gridCol w:w="5928"/>
      </w:tblGrid>
      <w:tr w:rsidR="004B6649" w14:paraId="10965DD4"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38684E7A" w14:textId="77777777" w:rsidR="004B6649" w:rsidRDefault="00A84654">
            <w:pPr>
              <w:pStyle w:val="Compact"/>
            </w:pPr>
            <w:r>
              <w:t>Req ID</w:t>
            </w:r>
          </w:p>
        </w:tc>
        <w:tc>
          <w:tcPr>
            <w:tcW w:w="4902" w:type="dxa"/>
          </w:tcPr>
          <w:p w14:paraId="14976F52" w14:textId="77777777" w:rsidR="004B6649" w:rsidRDefault="00A84654">
            <w:pPr>
              <w:pStyle w:val="Compact"/>
            </w:pPr>
            <w:r>
              <w:t>Description</w:t>
            </w:r>
          </w:p>
        </w:tc>
      </w:tr>
      <w:tr w:rsidR="004B6649" w14:paraId="44D2A1C7" w14:textId="77777777">
        <w:tc>
          <w:tcPr>
            <w:tcW w:w="3017" w:type="dxa"/>
          </w:tcPr>
          <w:p w14:paraId="739A5AF7" w14:textId="77777777" w:rsidR="004B6649" w:rsidRDefault="00A84654">
            <w:pPr>
              <w:pStyle w:val="Compact"/>
            </w:pPr>
            <w:r>
              <w:t>URS 5.1</w:t>
            </w:r>
          </w:p>
        </w:tc>
        <w:tc>
          <w:tcPr>
            <w:tcW w:w="4902" w:type="dxa"/>
          </w:tcPr>
          <w:p w14:paraId="03A0A47A" w14:textId="77777777" w:rsidR="004B6649" w:rsidRDefault="00A84654">
            <w:pPr>
              <w:pStyle w:val="Compact"/>
            </w:pPr>
            <w:r>
              <w:t>The system should have Auto-coding functionality using MedDRA Coding</w:t>
            </w:r>
          </w:p>
        </w:tc>
      </w:tr>
      <w:tr w:rsidR="004B6649" w14:paraId="5B509B3F" w14:textId="77777777">
        <w:tc>
          <w:tcPr>
            <w:tcW w:w="3017" w:type="dxa"/>
          </w:tcPr>
          <w:p w14:paraId="5F9537BE" w14:textId="77777777" w:rsidR="004B6649" w:rsidRDefault="00A84654">
            <w:pPr>
              <w:pStyle w:val="Compact"/>
            </w:pPr>
            <w:r>
              <w:t>URS 5.2</w:t>
            </w:r>
          </w:p>
        </w:tc>
        <w:tc>
          <w:tcPr>
            <w:tcW w:w="4902" w:type="dxa"/>
          </w:tcPr>
          <w:p w14:paraId="7A8855CD" w14:textId="77777777" w:rsidR="004B6649" w:rsidRDefault="00A84654">
            <w:pPr>
              <w:pStyle w:val="Compact"/>
            </w:pPr>
            <w:r>
              <w:t>Audit Log should be available for every coding term on the coding interface</w:t>
            </w:r>
          </w:p>
        </w:tc>
      </w:tr>
    </w:tbl>
    <w:p w14:paraId="3E60B0CE" w14:textId="77777777" w:rsidR="004B6649" w:rsidRDefault="00A84654">
      <w:pPr>
        <w:pStyle w:val="Heading3"/>
      </w:pPr>
      <w:bookmarkStart w:id="64" w:name="data-lock-urs-6.0"/>
      <w:bookmarkEnd w:id="63"/>
      <w:r>
        <w:t>6.8.7 Data</w:t>
      </w:r>
      <w:r>
        <w:t xml:space="preserve"> Lock (URS 6.0)</w:t>
      </w:r>
    </w:p>
    <w:tbl>
      <w:tblPr>
        <w:tblStyle w:val="Table"/>
        <w:tblW w:w="5000" w:type="pct"/>
        <w:tblLayout w:type="fixed"/>
        <w:tblLook w:val="0020" w:firstRow="1" w:lastRow="0" w:firstColumn="0" w:lastColumn="0" w:noHBand="0" w:noVBand="0"/>
      </w:tblPr>
      <w:tblGrid>
        <w:gridCol w:w="3648"/>
        <w:gridCol w:w="5928"/>
      </w:tblGrid>
      <w:tr w:rsidR="004B6649" w14:paraId="6A480AAF"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1E6B9E6A" w14:textId="77777777" w:rsidR="004B6649" w:rsidRDefault="00A84654">
            <w:pPr>
              <w:pStyle w:val="Compact"/>
            </w:pPr>
            <w:r>
              <w:t>Req ID</w:t>
            </w:r>
          </w:p>
        </w:tc>
        <w:tc>
          <w:tcPr>
            <w:tcW w:w="4902" w:type="dxa"/>
          </w:tcPr>
          <w:p w14:paraId="21A8F83D" w14:textId="77777777" w:rsidR="004B6649" w:rsidRDefault="00A84654">
            <w:pPr>
              <w:pStyle w:val="Compact"/>
            </w:pPr>
            <w:r>
              <w:t>Description</w:t>
            </w:r>
          </w:p>
        </w:tc>
      </w:tr>
      <w:tr w:rsidR="004B6649" w14:paraId="6AC25AFB" w14:textId="77777777">
        <w:tc>
          <w:tcPr>
            <w:tcW w:w="3017" w:type="dxa"/>
          </w:tcPr>
          <w:p w14:paraId="68CEC333" w14:textId="77777777" w:rsidR="004B6649" w:rsidRDefault="00A84654">
            <w:pPr>
              <w:pStyle w:val="Compact"/>
            </w:pPr>
            <w:r>
              <w:t>URS 6.1</w:t>
            </w:r>
          </w:p>
        </w:tc>
        <w:tc>
          <w:tcPr>
            <w:tcW w:w="4902" w:type="dxa"/>
          </w:tcPr>
          <w:p w14:paraId="5F235D62" w14:textId="77777777" w:rsidR="004B6649" w:rsidRDefault="00A84654">
            <w:pPr>
              <w:pStyle w:val="Compact"/>
            </w:pPr>
            <w:r>
              <w:t>The system must allow authorized person to perform database lock with a reason. It should be panel wise, Visit wise, Site wise and Study wise. Lock should be allowed only when all queries are at resolved stage for particular panel/Visit/Subject/Study</w:t>
            </w:r>
          </w:p>
        </w:tc>
      </w:tr>
      <w:tr w:rsidR="004B6649" w14:paraId="737FD6EB" w14:textId="77777777">
        <w:tc>
          <w:tcPr>
            <w:tcW w:w="3017" w:type="dxa"/>
          </w:tcPr>
          <w:p w14:paraId="3D293BFB" w14:textId="77777777" w:rsidR="004B6649" w:rsidRDefault="00A84654">
            <w:pPr>
              <w:pStyle w:val="Compact"/>
            </w:pPr>
            <w:r>
              <w:t xml:space="preserve">URS </w:t>
            </w:r>
            <w:r>
              <w:t>6.2</w:t>
            </w:r>
          </w:p>
        </w:tc>
        <w:tc>
          <w:tcPr>
            <w:tcW w:w="4902" w:type="dxa"/>
          </w:tcPr>
          <w:p w14:paraId="71EEDC21" w14:textId="77777777" w:rsidR="004B6649" w:rsidRDefault="00A84654">
            <w:pPr>
              <w:pStyle w:val="Compact"/>
            </w:pPr>
            <w:r>
              <w:t>Once the data is locked, no further data modification or Query management should be allowed</w:t>
            </w:r>
          </w:p>
        </w:tc>
      </w:tr>
    </w:tbl>
    <w:p w14:paraId="0A64FC2C" w14:textId="77777777" w:rsidR="004B6649" w:rsidRDefault="00A84654">
      <w:pPr>
        <w:pStyle w:val="Heading3"/>
      </w:pPr>
      <w:bookmarkStart w:id="65" w:name="data-unlock-urs-7.0"/>
      <w:bookmarkEnd w:id="64"/>
      <w:r>
        <w:t>6.8.8 Data Unlock (URS 7.0)</w:t>
      </w:r>
    </w:p>
    <w:tbl>
      <w:tblPr>
        <w:tblStyle w:val="Table"/>
        <w:tblW w:w="5000" w:type="pct"/>
        <w:tblLayout w:type="fixed"/>
        <w:tblLook w:val="0020" w:firstRow="1" w:lastRow="0" w:firstColumn="0" w:lastColumn="0" w:noHBand="0" w:noVBand="0"/>
      </w:tblPr>
      <w:tblGrid>
        <w:gridCol w:w="3648"/>
        <w:gridCol w:w="5928"/>
      </w:tblGrid>
      <w:tr w:rsidR="004B6649" w14:paraId="46ABDB3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5F2ACEC4" w14:textId="77777777" w:rsidR="004B6649" w:rsidRDefault="00A84654">
            <w:pPr>
              <w:pStyle w:val="Compact"/>
            </w:pPr>
            <w:r>
              <w:t>Req ID</w:t>
            </w:r>
          </w:p>
        </w:tc>
        <w:tc>
          <w:tcPr>
            <w:tcW w:w="4902" w:type="dxa"/>
          </w:tcPr>
          <w:p w14:paraId="084B2A8B" w14:textId="77777777" w:rsidR="004B6649" w:rsidRDefault="00A84654">
            <w:pPr>
              <w:pStyle w:val="Compact"/>
            </w:pPr>
            <w:r>
              <w:t>Description</w:t>
            </w:r>
          </w:p>
        </w:tc>
      </w:tr>
      <w:tr w:rsidR="004B6649" w14:paraId="081DC41A" w14:textId="77777777">
        <w:tc>
          <w:tcPr>
            <w:tcW w:w="3017" w:type="dxa"/>
          </w:tcPr>
          <w:p w14:paraId="4A054962" w14:textId="77777777" w:rsidR="004B6649" w:rsidRDefault="00A84654">
            <w:pPr>
              <w:pStyle w:val="Compact"/>
            </w:pPr>
            <w:r>
              <w:t>URS 7.1</w:t>
            </w:r>
          </w:p>
        </w:tc>
        <w:tc>
          <w:tcPr>
            <w:tcW w:w="4902" w:type="dxa"/>
          </w:tcPr>
          <w:p w14:paraId="47DD193B" w14:textId="77777777" w:rsidR="004B6649" w:rsidRDefault="00A84654">
            <w:pPr>
              <w:pStyle w:val="Compact"/>
            </w:pPr>
            <w:r>
              <w:t>The system must allow authorized person to unlock the locked data with a reason</w:t>
            </w:r>
          </w:p>
        </w:tc>
      </w:tr>
    </w:tbl>
    <w:p w14:paraId="78F8E0D9" w14:textId="77777777" w:rsidR="004B6649" w:rsidRDefault="00A84654">
      <w:pPr>
        <w:pStyle w:val="Heading3"/>
      </w:pPr>
      <w:bookmarkStart w:id="66" w:name="query-management"/>
      <w:bookmarkEnd w:id="65"/>
      <w:r>
        <w:t>6.9 Query Management</w:t>
      </w:r>
    </w:p>
    <w:tbl>
      <w:tblPr>
        <w:tblStyle w:val="Table"/>
        <w:tblW w:w="5000" w:type="pct"/>
        <w:tblLayout w:type="fixed"/>
        <w:tblLook w:val="0020" w:firstRow="1" w:lastRow="0" w:firstColumn="0" w:lastColumn="0" w:noHBand="0" w:noVBand="0"/>
      </w:tblPr>
      <w:tblGrid>
        <w:gridCol w:w="3648"/>
        <w:gridCol w:w="5928"/>
      </w:tblGrid>
      <w:tr w:rsidR="004B6649" w14:paraId="76F0F238"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7ED6E901" w14:textId="77777777" w:rsidR="004B6649" w:rsidRDefault="00A84654">
            <w:pPr>
              <w:pStyle w:val="Compact"/>
            </w:pPr>
            <w:r>
              <w:t>R</w:t>
            </w:r>
            <w:r>
              <w:t>eq ID</w:t>
            </w:r>
          </w:p>
        </w:tc>
        <w:tc>
          <w:tcPr>
            <w:tcW w:w="4902" w:type="dxa"/>
          </w:tcPr>
          <w:p w14:paraId="15B5B517" w14:textId="77777777" w:rsidR="004B6649" w:rsidRDefault="00A84654">
            <w:pPr>
              <w:pStyle w:val="Compact"/>
            </w:pPr>
            <w:r>
              <w:t>Description</w:t>
            </w:r>
          </w:p>
        </w:tc>
      </w:tr>
      <w:tr w:rsidR="004B6649" w14:paraId="101C8453" w14:textId="77777777">
        <w:tc>
          <w:tcPr>
            <w:tcW w:w="3017" w:type="dxa"/>
          </w:tcPr>
          <w:p w14:paraId="14893765" w14:textId="77777777" w:rsidR="004B6649" w:rsidRDefault="00A84654">
            <w:pPr>
              <w:pStyle w:val="Compact"/>
            </w:pPr>
            <w:r>
              <w:t>URS 4.1</w:t>
            </w:r>
          </w:p>
        </w:tc>
        <w:tc>
          <w:tcPr>
            <w:tcW w:w="4902" w:type="dxa"/>
          </w:tcPr>
          <w:p w14:paraId="6F1EEAA4" w14:textId="77777777" w:rsidR="004B6649" w:rsidRDefault="00A84654">
            <w:pPr>
              <w:pStyle w:val="Compact"/>
            </w:pPr>
            <w:r>
              <w:t>System must be able to raise an automatic query based on validation rules applied on study on real time basis</w:t>
            </w:r>
          </w:p>
        </w:tc>
      </w:tr>
      <w:tr w:rsidR="004B6649" w14:paraId="2BB03D0B" w14:textId="77777777">
        <w:tc>
          <w:tcPr>
            <w:tcW w:w="3017" w:type="dxa"/>
          </w:tcPr>
          <w:p w14:paraId="310D299D" w14:textId="77777777" w:rsidR="004B6649" w:rsidRDefault="00A84654">
            <w:pPr>
              <w:pStyle w:val="Compact"/>
            </w:pPr>
            <w:r>
              <w:t>URS 4.2</w:t>
            </w:r>
          </w:p>
        </w:tc>
        <w:tc>
          <w:tcPr>
            <w:tcW w:w="4902" w:type="dxa"/>
          </w:tcPr>
          <w:p w14:paraId="61022E1F" w14:textId="77777777" w:rsidR="004B6649" w:rsidRDefault="00A84654">
            <w:pPr>
              <w:pStyle w:val="Compact"/>
            </w:pPr>
            <w:r>
              <w:t>System must allow authorized user to raise a manual query on any field</w:t>
            </w:r>
          </w:p>
        </w:tc>
      </w:tr>
      <w:tr w:rsidR="004B6649" w14:paraId="3421CA9A" w14:textId="77777777">
        <w:tc>
          <w:tcPr>
            <w:tcW w:w="3017" w:type="dxa"/>
          </w:tcPr>
          <w:p w14:paraId="2322AA69" w14:textId="77777777" w:rsidR="004B6649" w:rsidRDefault="00A84654">
            <w:pPr>
              <w:pStyle w:val="Compact"/>
            </w:pPr>
            <w:r>
              <w:t>URS 4.3</w:t>
            </w:r>
          </w:p>
        </w:tc>
        <w:tc>
          <w:tcPr>
            <w:tcW w:w="4902" w:type="dxa"/>
          </w:tcPr>
          <w:p w14:paraId="03F048B4" w14:textId="77777777" w:rsidR="004B6649" w:rsidRDefault="00A84654">
            <w:pPr>
              <w:pStyle w:val="Compact"/>
            </w:pPr>
            <w:r>
              <w:t>System must allow to close queries automatically based on edit checks fulfillment</w:t>
            </w:r>
          </w:p>
        </w:tc>
      </w:tr>
      <w:tr w:rsidR="004B6649" w14:paraId="6046E828" w14:textId="77777777">
        <w:tc>
          <w:tcPr>
            <w:tcW w:w="3017" w:type="dxa"/>
          </w:tcPr>
          <w:p w14:paraId="0F664C0B" w14:textId="77777777" w:rsidR="004B6649" w:rsidRDefault="00A84654">
            <w:pPr>
              <w:pStyle w:val="Compact"/>
            </w:pPr>
            <w:r>
              <w:lastRenderedPageBreak/>
              <w:t>URS 4.4</w:t>
            </w:r>
          </w:p>
        </w:tc>
        <w:tc>
          <w:tcPr>
            <w:tcW w:w="4902" w:type="dxa"/>
          </w:tcPr>
          <w:p w14:paraId="627FEA28" w14:textId="77777777" w:rsidR="004B6649" w:rsidRDefault="00A84654">
            <w:pPr>
              <w:pStyle w:val="Compact"/>
            </w:pPr>
            <w:r>
              <w:t>System must allow authorized user to answer queries</w:t>
            </w:r>
          </w:p>
        </w:tc>
      </w:tr>
      <w:tr w:rsidR="004B6649" w14:paraId="61505CC3" w14:textId="77777777">
        <w:tc>
          <w:tcPr>
            <w:tcW w:w="3017" w:type="dxa"/>
          </w:tcPr>
          <w:p w14:paraId="1B452864" w14:textId="77777777" w:rsidR="004B6649" w:rsidRDefault="00A84654">
            <w:pPr>
              <w:pStyle w:val="Compact"/>
            </w:pPr>
            <w:r>
              <w:t>URS 4.5</w:t>
            </w:r>
          </w:p>
        </w:tc>
        <w:tc>
          <w:tcPr>
            <w:tcW w:w="4902" w:type="dxa"/>
          </w:tcPr>
          <w:p w14:paraId="472B4058" w14:textId="77777777" w:rsidR="004B6649" w:rsidRDefault="00A84654">
            <w:pPr>
              <w:pStyle w:val="Compact"/>
            </w:pPr>
            <w:r>
              <w:t>System must automatically assign queries to authorized person as per assignment</w:t>
            </w:r>
          </w:p>
        </w:tc>
      </w:tr>
    </w:tbl>
    <w:p w14:paraId="63039B26" w14:textId="77777777" w:rsidR="004B6649" w:rsidRDefault="00A84654">
      <w:pPr>
        <w:pStyle w:val="Heading4"/>
      </w:pPr>
      <w:bookmarkStart w:id="67" w:name="query-management-workflow"/>
      <w:r>
        <w:t>Query Management Workflow</w:t>
      </w:r>
    </w:p>
    <w:p w14:paraId="1C63F9BE" w14:textId="77777777" w:rsidR="004B6649" w:rsidRDefault="00A84654">
      <w:pPr>
        <w:pStyle w:val="SourceCode"/>
      </w:pPr>
      <w:r>
        <w:rPr>
          <w:rStyle w:val="VerbatimChar"/>
        </w:rPr>
        <w:t>Open → Responded → Closed</w:t>
      </w:r>
      <w:r>
        <w:br/>
      </w:r>
      <w:r>
        <w:rPr>
          <w:rStyle w:val="VerbatimChar"/>
        </w:rPr>
        <w:t xml:space="preserve">         ↓</w:t>
      </w:r>
      <w:r>
        <w:br/>
      </w:r>
      <w:r>
        <w:rPr>
          <w:rStyle w:val="VerbatimChar"/>
        </w:rPr>
        <w:t xml:space="preserve">      Reopened → Responded → Closed</w:t>
      </w:r>
    </w:p>
    <w:tbl>
      <w:tblPr>
        <w:tblStyle w:val="Table"/>
        <w:tblW w:w="5000" w:type="pct"/>
        <w:tblLayout w:type="fixed"/>
        <w:tblLook w:val="0020" w:firstRow="1" w:lastRow="0" w:firstColumn="0" w:lastColumn="0" w:noHBand="0" w:noVBand="0"/>
      </w:tblPr>
      <w:tblGrid>
        <w:gridCol w:w="3648"/>
        <w:gridCol w:w="5928"/>
      </w:tblGrid>
      <w:tr w:rsidR="004B6649" w14:paraId="31A66CF9"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4270A7F1" w14:textId="77777777" w:rsidR="004B6649" w:rsidRDefault="00A84654">
            <w:pPr>
              <w:pStyle w:val="Compact"/>
            </w:pPr>
            <w:r>
              <w:t>Req ID</w:t>
            </w:r>
          </w:p>
        </w:tc>
        <w:tc>
          <w:tcPr>
            <w:tcW w:w="4902" w:type="dxa"/>
          </w:tcPr>
          <w:p w14:paraId="76E7B20C" w14:textId="77777777" w:rsidR="004B6649" w:rsidRDefault="00A84654">
            <w:pPr>
              <w:pStyle w:val="Compact"/>
            </w:pPr>
            <w:r>
              <w:t>Description</w:t>
            </w:r>
          </w:p>
        </w:tc>
      </w:tr>
      <w:tr w:rsidR="004B6649" w14:paraId="1BDC5C5A" w14:textId="77777777">
        <w:tc>
          <w:tcPr>
            <w:tcW w:w="3017" w:type="dxa"/>
          </w:tcPr>
          <w:p w14:paraId="58AF549D" w14:textId="77777777" w:rsidR="004B6649" w:rsidRDefault="00A84654">
            <w:pPr>
              <w:pStyle w:val="Compact"/>
            </w:pPr>
            <w:r>
              <w:t>URS 4.6</w:t>
            </w:r>
          </w:p>
        </w:tc>
        <w:tc>
          <w:tcPr>
            <w:tcW w:w="4902" w:type="dxa"/>
          </w:tcPr>
          <w:p w14:paraId="594DE1CD" w14:textId="77777777" w:rsidR="004B6649" w:rsidRDefault="00A84654">
            <w:pPr>
              <w:pStyle w:val="Compact"/>
            </w:pPr>
            <w:r>
              <w:t>Authorized person should be allowed to change the query status irrespective of query workflow. System must allow linking multiple queries together. So, at the same time, status of multiple queries can be changed together</w:t>
            </w:r>
          </w:p>
        </w:tc>
      </w:tr>
      <w:tr w:rsidR="004B6649" w14:paraId="5C3FCB84" w14:textId="77777777">
        <w:tc>
          <w:tcPr>
            <w:tcW w:w="3017" w:type="dxa"/>
          </w:tcPr>
          <w:p w14:paraId="6FCFAB3B" w14:textId="77777777" w:rsidR="004B6649" w:rsidRDefault="00A84654">
            <w:pPr>
              <w:pStyle w:val="Compact"/>
            </w:pPr>
            <w:r>
              <w:t>URS 4.7</w:t>
            </w:r>
          </w:p>
        </w:tc>
        <w:tc>
          <w:tcPr>
            <w:tcW w:w="4902" w:type="dxa"/>
          </w:tcPr>
          <w:p w14:paraId="0CE8DBAA" w14:textId="77777777" w:rsidR="004B6649" w:rsidRDefault="00A84654">
            <w:pPr>
              <w:pStyle w:val="Compact"/>
            </w:pPr>
            <w:r>
              <w:t>System must support multip</w:t>
            </w:r>
            <w:r>
              <w:t>le Query flow configuration based on location</w:t>
            </w:r>
          </w:p>
        </w:tc>
      </w:tr>
      <w:tr w:rsidR="004B6649" w14:paraId="04BEB224" w14:textId="77777777">
        <w:tc>
          <w:tcPr>
            <w:tcW w:w="3017" w:type="dxa"/>
          </w:tcPr>
          <w:p w14:paraId="166F8117" w14:textId="77777777" w:rsidR="004B6649" w:rsidRDefault="00A84654">
            <w:pPr>
              <w:pStyle w:val="Compact"/>
            </w:pPr>
            <w:r>
              <w:t>URS 4.8</w:t>
            </w:r>
          </w:p>
        </w:tc>
        <w:tc>
          <w:tcPr>
            <w:tcW w:w="4902" w:type="dxa"/>
          </w:tcPr>
          <w:p w14:paraId="4EB805AE" w14:textId="77777777" w:rsidR="004B6649" w:rsidRDefault="00A84654">
            <w:pPr>
              <w:pStyle w:val="Compact"/>
            </w:pPr>
            <w:r>
              <w:rPr>
                <w:b/>
                <w:bCs/>
              </w:rPr>
              <w:t>Query Flow Rules</w:t>
            </w:r>
            <w:r>
              <w:t>: On save button no Auto query should get fire and reason for change should not be populated if data is changed. On Save &amp; Submit button, all Auto query should get fire and reason for c</w:t>
            </w:r>
            <w:r>
              <w:t xml:space="preserve">hange should come if data is updated. Once save and submit is clicked, Add query button should be seen to CRA and Data Manager (both can raise manual query). For auto query, CRC or PI can respond. Data Manager should be allowed reopen/close autoquery. CRA </w:t>
            </w:r>
            <w:r>
              <w:t>can SDV data; once SDV button is clicked, Save&amp;Submit should be disabled from CRC login. All query raised by CRA should be closed before SDV is clicked</w:t>
            </w:r>
          </w:p>
        </w:tc>
      </w:tr>
    </w:tbl>
    <w:p w14:paraId="22C4BEF6" w14:textId="77777777" w:rsidR="004B6649" w:rsidRDefault="00A84654">
      <w:pPr>
        <w:pStyle w:val="BodyText"/>
      </w:pPr>
      <w:r>
        <w:rPr>
          <w:b/>
          <w:bCs/>
        </w:rPr>
        <w:t>Query Flow Rules:</w:t>
      </w:r>
      <w:r>
        <w:t xml:space="preserve"> - On save button no Auto query should get fire and reason for change should not be po</w:t>
      </w:r>
      <w:r>
        <w:t>pulated for any field if data is changed in particular field - On Save &amp; Submit button, All Auto query should get fire. Once Save &amp; Submit button is clicked, reason for change should come if data is updated in any field - Once save and submit button is cli</w:t>
      </w:r>
      <w:r>
        <w:t>cked, Add query button should be seen to CRA/DM/QA based on workflow configuration</w:t>
      </w:r>
    </w:p>
    <w:p w14:paraId="70DE9976" w14:textId="77777777" w:rsidR="004B6649" w:rsidRDefault="00A84654">
      <w:pPr>
        <w:pStyle w:val="BodyText"/>
      </w:pPr>
      <w:r>
        <w:rPr>
          <w:b/>
          <w:bCs/>
        </w:rPr>
        <w:t>Query Response Interface:</w:t>
      </w:r>
      <w:r>
        <w:t xml:space="preserve"> - Previous Response(s) display - Response text field - Status selection (Closed/Reopened) - Created By, Created On, Contact Role information - Quer</w:t>
      </w:r>
      <w:r>
        <w:t>y Response tab</w:t>
      </w:r>
    </w:p>
    <w:p w14:paraId="26B2499E" w14:textId="77777777" w:rsidR="004B6649" w:rsidRDefault="00A84654">
      <w:pPr>
        <w:pStyle w:val="BodyText"/>
      </w:pPr>
      <w:r>
        <w:rPr>
          <w:b/>
          <w:bCs/>
        </w:rPr>
        <w:t>Query Indicators (observed):</w:t>
      </w:r>
      <w:r>
        <w:t xml:space="preserve"> - Yellow flag: Open Query - Green flag: Responded Query - Blue flag: Closed Query - Orange flag: Reopened Query</w:t>
      </w:r>
    </w:p>
    <w:p w14:paraId="20BEEEB8" w14:textId="77777777" w:rsidR="004B6649" w:rsidRDefault="00A84654">
      <w:pPr>
        <w:pStyle w:val="Heading4"/>
      </w:pPr>
      <w:bookmarkStart w:id="68" w:name="sdv-process"/>
      <w:bookmarkEnd w:id="67"/>
      <w:r>
        <w:t>SDV Process</w:t>
      </w:r>
    </w:p>
    <w:p w14:paraId="57D8C4C9" w14:textId="77777777" w:rsidR="004B6649" w:rsidRDefault="00A84654">
      <w:pPr>
        <w:pStyle w:val="Compact"/>
        <w:numPr>
          <w:ilvl w:val="0"/>
          <w:numId w:val="11"/>
        </w:numPr>
      </w:pPr>
      <w:r>
        <w:t>All queries raised by CRA should be closed before SDV is clicked</w:t>
      </w:r>
    </w:p>
    <w:p w14:paraId="320238D9" w14:textId="77777777" w:rsidR="004B6649" w:rsidRDefault="00A84654">
      <w:pPr>
        <w:pStyle w:val="Compact"/>
        <w:numPr>
          <w:ilvl w:val="0"/>
          <w:numId w:val="11"/>
        </w:numPr>
      </w:pPr>
      <w:r>
        <w:lastRenderedPageBreak/>
        <w:t>If any query is in open</w:t>
      </w:r>
      <w:r>
        <w:t>, responded, or reopen status, then on click of SDV button CRA should get an alert to close all queries</w:t>
      </w:r>
    </w:p>
    <w:p w14:paraId="1A4BB0E7" w14:textId="77777777" w:rsidR="004B6649" w:rsidRDefault="00A84654">
      <w:pPr>
        <w:pStyle w:val="Compact"/>
        <w:numPr>
          <w:ilvl w:val="0"/>
          <w:numId w:val="11"/>
        </w:numPr>
      </w:pPr>
      <w:r>
        <w:t>For Data Manager, there is no alert - he has to manually verify to close his respective queries</w:t>
      </w:r>
    </w:p>
    <w:p w14:paraId="64CE601D" w14:textId="77777777" w:rsidR="004B6649" w:rsidRDefault="00A84654">
      <w:pPr>
        <w:pStyle w:val="Heading3"/>
      </w:pPr>
      <w:bookmarkStart w:id="69" w:name="lab-data-upload"/>
      <w:bookmarkEnd w:id="66"/>
      <w:bookmarkEnd w:id="68"/>
      <w:r>
        <w:t>6.10 Lab Data Upload</w:t>
      </w:r>
    </w:p>
    <w:tbl>
      <w:tblPr>
        <w:tblStyle w:val="Table"/>
        <w:tblW w:w="5000" w:type="pct"/>
        <w:tblLayout w:type="fixed"/>
        <w:tblLook w:val="0020" w:firstRow="1" w:lastRow="0" w:firstColumn="0" w:lastColumn="0" w:noHBand="0" w:noVBand="0"/>
      </w:tblPr>
      <w:tblGrid>
        <w:gridCol w:w="3648"/>
        <w:gridCol w:w="5928"/>
      </w:tblGrid>
      <w:tr w:rsidR="004B6649" w14:paraId="5BC2DDB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5C4A1C57" w14:textId="77777777" w:rsidR="004B6649" w:rsidRDefault="00A84654">
            <w:pPr>
              <w:pStyle w:val="Compact"/>
            </w:pPr>
            <w:r>
              <w:t>Req ID</w:t>
            </w:r>
          </w:p>
        </w:tc>
        <w:tc>
          <w:tcPr>
            <w:tcW w:w="4902" w:type="dxa"/>
          </w:tcPr>
          <w:p w14:paraId="222E0D59" w14:textId="77777777" w:rsidR="004B6649" w:rsidRDefault="00A84654">
            <w:pPr>
              <w:pStyle w:val="Compact"/>
            </w:pPr>
            <w:r>
              <w:t>Description</w:t>
            </w:r>
          </w:p>
        </w:tc>
      </w:tr>
      <w:tr w:rsidR="004B6649" w14:paraId="2DCE3A70" w14:textId="77777777">
        <w:tc>
          <w:tcPr>
            <w:tcW w:w="3017" w:type="dxa"/>
          </w:tcPr>
          <w:p w14:paraId="5DC04271" w14:textId="77777777" w:rsidR="004B6649" w:rsidRDefault="00A84654">
            <w:pPr>
              <w:pStyle w:val="Compact"/>
            </w:pPr>
            <w:r>
              <w:t>URS 8.1</w:t>
            </w:r>
          </w:p>
        </w:tc>
        <w:tc>
          <w:tcPr>
            <w:tcW w:w="4902" w:type="dxa"/>
          </w:tcPr>
          <w:p w14:paraId="33C1D326" w14:textId="77777777" w:rsidR="004B6649" w:rsidRDefault="00A84654">
            <w:pPr>
              <w:pStyle w:val="Compact"/>
            </w:pPr>
            <w:r>
              <w:t>System must support Lab Data upload functionality (Hematology, Biochemistry, Urine Analysis results in Lab pages). Should be uploaded via excel. Interpretation shall be entered manually by respective user</w:t>
            </w:r>
          </w:p>
        </w:tc>
      </w:tr>
      <w:tr w:rsidR="004B6649" w14:paraId="23C4B5EA" w14:textId="77777777">
        <w:tc>
          <w:tcPr>
            <w:tcW w:w="3017" w:type="dxa"/>
          </w:tcPr>
          <w:p w14:paraId="5BA4A829" w14:textId="77777777" w:rsidR="004B6649" w:rsidRDefault="004B6649">
            <w:pPr>
              <w:pStyle w:val="Compact"/>
            </w:pPr>
          </w:p>
        </w:tc>
        <w:tc>
          <w:tcPr>
            <w:tcW w:w="4902" w:type="dxa"/>
          </w:tcPr>
          <w:p w14:paraId="56D4260D" w14:textId="77777777" w:rsidR="004B6649" w:rsidRDefault="00A84654">
            <w:pPr>
              <w:pStyle w:val="Compact"/>
            </w:pPr>
            <w:r>
              <w:t>PM shall have access to upload lab results in a d</w:t>
            </w:r>
            <w:r>
              <w:t>efined format</w:t>
            </w:r>
          </w:p>
        </w:tc>
      </w:tr>
      <w:tr w:rsidR="004B6649" w14:paraId="7A431A6B" w14:textId="77777777">
        <w:tc>
          <w:tcPr>
            <w:tcW w:w="3017" w:type="dxa"/>
          </w:tcPr>
          <w:p w14:paraId="4C8388C8" w14:textId="77777777" w:rsidR="004B6649" w:rsidRDefault="004B6649">
            <w:pPr>
              <w:pStyle w:val="Compact"/>
            </w:pPr>
          </w:p>
        </w:tc>
        <w:tc>
          <w:tcPr>
            <w:tcW w:w="4902" w:type="dxa"/>
          </w:tcPr>
          <w:p w14:paraId="6D233207" w14:textId="77777777" w:rsidR="004B6649" w:rsidRDefault="00A84654">
            <w:pPr>
              <w:pStyle w:val="Compact"/>
            </w:pPr>
            <w:r>
              <w:t>System should support cumulative lab data upload for Hematology, Biochemistry and Urine Analysis</w:t>
            </w:r>
          </w:p>
        </w:tc>
      </w:tr>
    </w:tbl>
    <w:p w14:paraId="7B598004" w14:textId="77777777" w:rsidR="004B6649" w:rsidRDefault="00A84654">
      <w:pPr>
        <w:pStyle w:val="Heading4"/>
      </w:pPr>
      <w:bookmarkStart w:id="70" w:name="lab-pages-declaration"/>
      <w:r>
        <w:t>Lab Pages Declaration</w:t>
      </w:r>
    </w:p>
    <w:p w14:paraId="3391111D" w14:textId="77777777" w:rsidR="004B6649" w:rsidRDefault="00A84654">
      <w:pPr>
        <w:pStyle w:val="Compact"/>
        <w:numPr>
          <w:ilvl w:val="0"/>
          <w:numId w:val="12"/>
        </w:numPr>
      </w:pPr>
      <w:r>
        <w:t>Configuration of lab data panels per study</w:t>
      </w:r>
    </w:p>
    <w:p w14:paraId="5F4A6285" w14:textId="77777777" w:rsidR="004B6649" w:rsidRDefault="00A84654">
      <w:pPr>
        <w:pStyle w:val="Compact"/>
        <w:numPr>
          <w:ilvl w:val="0"/>
          <w:numId w:val="12"/>
        </w:numPr>
      </w:pPr>
      <w:r>
        <w:t>Define which lab pages receive uploaded data</w:t>
      </w:r>
    </w:p>
    <w:p w14:paraId="43B2721E" w14:textId="77777777" w:rsidR="004B6649" w:rsidRDefault="00A84654">
      <w:pPr>
        <w:pStyle w:val="FirstParagraph"/>
      </w:pPr>
      <w:r>
        <w:rPr>
          <w:b/>
          <w:bCs/>
        </w:rPr>
        <w:t>Lab Pages Configuration (observe</w:t>
      </w:r>
      <w:r>
        <w:rPr>
          <w:b/>
          <w:bCs/>
        </w:rPr>
        <w:t>d from demo):</w:t>
      </w:r>
      <w:r>
        <w:t xml:space="preserve"> | Lab Page | Short Name | Description | |———-|————|————-| | HEMATOLOGY | LB1 | Complete blood count and related tests | | BIOCHEMISTRY | LB2 | Blood chemistry panel | | COMPLETE URINE EXAMINATION | URIN | Urine analysis | | SEROLOGY TESTS | -</w:t>
      </w:r>
      <w:r>
        <w:t xml:space="preserve"> | Serology panel |</w:t>
      </w:r>
    </w:p>
    <w:p w14:paraId="2FD0AEA8" w14:textId="77777777" w:rsidR="004B6649" w:rsidRDefault="00A84654">
      <w:pPr>
        <w:pStyle w:val="BodyText"/>
      </w:pPr>
      <w:r>
        <w:rPr>
          <w:b/>
          <w:bCs/>
        </w:rPr>
        <w:t>Lab Data Upload Process:</w:t>
      </w:r>
      <w:r>
        <w:t xml:space="preserve"> 1. PM uploads lab results in defined Excel format 2. System validates data against configured lab pages 3. Data is auto-populated to respective CRF fields 4. Interpretation (Normal/Abnormal/Clinically Significan</w:t>
      </w:r>
      <w:r>
        <w:t>t) entered manually by authorized user 5. Cumulative upload supported for Hematology, Biochemistry, and Urine Analysis</w:t>
      </w:r>
    </w:p>
    <w:p w14:paraId="73C940FD" w14:textId="77777777" w:rsidR="004B6649" w:rsidRDefault="00A84654">
      <w:pPr>
        <w:pStyle w:val="Heading3"/>
      </w:pPr>
      <w:bookmarkStart w:id="71" w:name="iwrs-module"/>
      <w:bookmarkEnd w:id="69"/>
      <w:bookmarkEnd w:id="70"/>
      <w:r>
        <w:t>6.11 IWRS Module</w:t>
      </w:r>
    </w:p>
    <w:tbl>
      <w:tblPr>
        <w:tblStyle w:val="Table"/>
        <w:tblW w:w="0" w:type="auto"/>
        <w:tblLook w:val="0020" w:firstRow="1" w:lastRow="0" w:firstColumn="0" w:lastColumn="0" w:noHBand="0" w:noVBand="0"/>
      </w:tblPr>
      <w:tblGrid>
        <w:gridCol w:w="1008"/>
        <w:gridCol w:w="5326"/>
      </w:tblGrid>
      <w:tr w:rsidR="004B6649" w14:paraId="25DEBEFB"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0ACF2193" w14:textId="77777777" w:rsidR="004B6649" w:rsidRDefault="00A84654">
            <w:pPr>
              <w:pStyle w:val="Compact"/>
            </w:pPr>
            <w:r>
              <w:t>Req ID</w:t>
            </w:r>
          </w:p>
        </w:tc>
        <w:tc>
          <w:tcPr>
            <w:tcW w:w="0" w:type="auto"/>
          </w:tcPr>
          <w:p w14:paraId="4747BB06" w14:textId="77777777" w:rsidR="004B6649" w:rsidRDefault="00A84654">
            <w:pPr>
              <w:pStyle w:val="Compact"/>
            </w:pPr>
            <w:r>
              <w:t>Description</w:t>
            </w:r>
          </w:p>
        </w:tc>
      </w:tr>
      <w:tr w:rsidR="004B6649" w14:paraId="47E04A09" w14:textId="77777777">
        <w:tc>
          <w:tcPr>
            <w:tcW w:w="0" w:type="auto"/>
          </w:tcPr>
          <w:p w14:paraId="6D5168F0" w14:textId="77777777" w:rsidR="004B6649" w:rsidRDefault="00A84654">
            <w:pPr>
              <w:pStyle w:val="Compact"/>
            </w:pPr>
            <w:r>
              <w:t>URS 9.1</w:t>
            </w:r>
          </w:p>
        </w:tc>
        <w:tc>
          <w:tcPr>
            <w:tcW w:w="0" w:type="auto"/>
          </w:tcPr>
          <w:p w14:paraId="6733C382" w14:textId="77777777" w:rsidR="004B6649" w:rsidRDefault="00A84654">
            <w:pPr>
              <w:pStyle w:val="Compact"/>
            </w:pPr>
            <w:r>
              <w:t>System must follow below requirements for IWRS</w:t>
            </w:r>
          </w:p>
        </w:tc>
      </w:tr>
    </w:tbl>
    <w:p w14:paraId="0285261F" w14:textId="77777777" w:rsidR="004B6649" w:rsidRDefault="00A84654">
      <w:pPr>
        <w:pStyle w:val="Heading4"/>
      </w:pPr>
      <w:bookmarkStart w:id="72" w:name="study-configuration"/>
      <w:r>
        <w:t>6.11.1 Study Configuration</w:t>
      </w:r>
    </w:p>
    <w:p w14:paraId="4914277D" w14:textId="77777777" w:rsidR="004B6649" w:rsidRDefault="00A84654">
      <w:pPr>
        <w:pStyle w:val="FirstParagraph"/>
      </w:pPr>
      <w:r>
        <w:rPr>
          <w:b/>
          <w:bCs/>
        </w:rPr>
        <w:t>Study Title Format:</w:t>
      </w:r>
      <w:r>
        <w:t xml:space="preserve"> A Prospective, Multi-Centric, Double Blind, Parallel Group, Active Controlled study</w:t>
      </w:r>
    </w:p>
    <w:p w14:paraId="253BB10B" w14:textId="1E6AF573" w:rsidR="004B6649" w:rsidRDefault="00A84654">
      <w:pPr>
        <w:pStyle w:val="BodyText"/>
      </w:pPr>
      <w:r>
        <w:rPr>
          <w:b/>
          <w:bCs/>
        </w:rPr>
        <w:t>IWRS Configuration Parameters:</w:t>
      </w:r>
      <w:r>
        <w:t xml:space="preserve"> | Parameter | Value | |———–|——-| | Treatment allocation Ratio | 1:1 | | Blinding | Double Blin</w:t>
      </w:r>
      <w:r>
        <w:t xml:space="preserve">ded | | Randomization Algorithm | Provided by </w:t>
      </w:r>
      <w:del w:id="73" w:author="Muralidhar Panapakam" w:date="2026-02-15T17:20:00Z">
        <w:r w:rsidDel="00644AEB">
          <w:delText xml:space="preserve">Cliwis </w:delText>
        </w:r>
      </w:del>
      <w:ins w:id="74" w:author="Muralidhar Panapakam" w:date="2026-02-15T17:20:00Z">
        <w:r w:rsidR="00644AEB">
          <w:t>XXXX</w:t>
        </w:r>
      </w:ins>
      <w:r>
        <w:t xml:space="preserve">team and uploaded by DataTrial team | | Stratification Ratio | No Stratification Ratio | | Arm issue Sequence to subjects | Provided by </w:t>
      </w:r>
      <w:del w:id="75" w:author="Muralidhar Panapakam" w:date="2026-02-15T17:20:00Z">
        <w:r w:rsidDel="00644AEB">
          <w:delText xml:space="preserve">Cliwis </w:delText>
        </w:r>
      </w:del>
      <w:ins w:id="76" w:author="Muralidhar Panapakam" w:date="2026-02-15T17:20:00Z">
        <w:r w:rsidR="00644AEB">
          <w:t xml:space="preserve">XXXX </w:t>
        </w:r>
      </w:ins>
      <w:r>
        <w:t>team and uploaded by DataTrial team | | IP Number Format | S</w:t>
      </w:r>
      <w:r>
        <w:t xml:space="preserve">tudynumber1001 (e.g., 19040001, </w:t>
      </w:r>
      <w:r>
        <w:lastRenderedPageBreak/>
        <w:t>19040002, 19040003) | | Site level randomization | Central randomization | | Site ID Format | 101, 102, etc. | | Screening ID Format | Studynumber/SiteID/S001 (e.g., 1904SiteIDS001, 1904SiteIDS002) - System generated | | Ran</w:t>
      </w:r>
      <w:r>
        <w:t>domization ID Format | Studynumber/SiteID/R001 (e.g., 1904SiteIDR001) - System generated |</w:t>
      </w:r>
    </w:p>
    <w:p w14:paraId="7E03BA2D" w14:textId="77777777" w:rsidR="004B6649" w:rsidRDefault="00A84654">
      <w:pPr>
        <w:pStyle w:val="Heading4"/>
      </w:pPr>
      <w:bookmarkStart w:id="77" w:name="randomization"/>
      <w:bookmarkEnd w:id="72"/>
      <w:r>
        <w:t>6.11.2 Randomization</w:t>
      </w:r>
    </w:p>
    <w:tbl>
      <w:tblPr>
        <w:tblStyle w:val="Table"/>
        <w:tblW w:w="5000" w:type="pct"/>
        <w:tblLayout w:type="fixed"/>
        <w:tblLook w:val="0020" w:firstRow="1" w:lastRow="0" w:firstColumn="0" w:lastColumn="0" w:noHBand="0" w:noVBand="0"/>
      </w:tblPr>
      <w:tblGrid>
        <w:gridCol w:w="3648"/>
        <w:gridCol w:w="5928"/>
      </w:tblGrid>
      <w:tr w:rsidR="004B6649" w14:paraId="6B72493C"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700A3F9D" w14:textId="77777777" w:rsidR="004B6649" w:rsidRDefault="00A84654">
            <w:pPr>
              <w:pStyle w:val="Compact"/>
            </w:pPr>
            <w:r>
              <w:t>Req ID</w:t>
            </w:r>
          </w:p>
        </w:tc>
        <w:tc>
          <w:tcPr>
            <w:tcW w:w="4902" w:type="dxa"/>
          </w:tcPr>
          <w:p w14:paraId="54376032" w14:textId="77777777" w:rsidR="004B6649" w:rsidRDefault="00A84654">
            <w:pPr>
              <w:pStyle w:val="Compact"/>
            </w:pPr>
            <w:r>
              <w:t>Description</w:t>
            </w:r>
          </w:p>
        </w:tc>
      </w:tr>
      <w:tr w:rsidR="004B6649" w14:paraId="568C2A41" w14:textId="77777777">
        <w:tc>
          <w:tcPr>
            <w:tcW w:w="3017" w:type="dxa"/>
          </w:tcPr>
          <w:p w14:paraId="1A70724B" w14:textId="77777777" w:rsidR="004B6649" w:rsidRDefault="00A84654">
            <w:pPr>
              <w:pStyle w:val="Compact"/>
            </w:pPr>
            <w:r>
              <w:t>URS 10.1</w:t>
            </w:r>
          </w:p>
        </w:tc>
        <w:tc>
          <w:tcPr>
            <w:tcW w:w="4902" w:type="dxa"/>
          </w:tcPr>
          <w:p w14:paraId="66DD6582" w14:textId="77777777" w:rsidR="004B6649" w:rsidRDefault="00A84654">
            <w:pPr>
              <w:pStyle w:val="Compact"/>
            </w:pPr>
            <w:r>
              <w:t>After subject screening, Screening Visit shall only be available</w:t>
            </w:r>
          </w:p>
        </w:tc>
      </w:tr>
      <w:tr w:rsidR="004B6649" w14:paraId="70A4F3DE" w14:textId="77777777">
        <w:tc>
          <w:tcPr>
            <w:tcW w:w="3017" w:type="dxa"/>
          </w:tcPr>
          <w:p w14:paraId="5A3DED62" w14:textId="77777777" w:rsidR="004B6649" w:rsidRDefault="00A84654">
            <w:pPr>
              <w:pStyle w:val="Compact"/>
            </w:pPr>
            <w:r>
              <w:t>URS 10.2</w:t>
            </w:r>
          </w:p>
        </w:tc>
        <w:tc>
          <w:tcPr>
            <w:tcW w:w="4902" w:type="dxa"/>
          </w:tcPr>
          <w:p w14:paraId="14C8A66A" w14:textId="77777777" w:rsidR="004B6649" w:rsidRDefault="00A84654">
            <w:pPr>
              <w:pStyle w:val="Compact"/>
            </w:pPr>
            <w:r>
              <w:t>Kit Request shall be generated manually by CRA in system. After kit Request generation, PM shall approve/Decline kit request. If kit request is Declined, Depot manager should not be allowed to generate shipment for that site</w:t>
            </w:r>
          </w:p>
        </w:tc>
      </w:tr>
      <w:tr w:rsidR="004B6649" w14:paraId="4F6EBA40" w14:textId="77777777">
        <w:tc>
          <w:tcPr>
            <w:tcW w:w="3017" w:type="dxa"/>
          </w:tcPr>
          <w:p w14:paraId="032C70CE" w14:textId="77777777" w:rsidR="004B6649" w:rsidRDefault="004B6649">
            <w:pPr>
              <w:pStyle w:val="Compact"/>
            </w:pPr>
          </w:p>
        </w:tc>
        <w:tc>
          <w:tcPr>
            <w:tcW w:w="4902" w:type="dxa"/>
          </w:tcPr>
          <w:p w14:paraId="5AF04AB4" w14:textId="77777777" w:rsidR="004B6649" w:rsidRDefault="00A84654">
            <w:pPr>
              <w:pStyle w:val="Compact"/>
            </w:pPr>
            <w:r>
              <w:t>After PM approves, Depot Mana</w:t>
            </w:r>
            <w:r>
              <w:t xml:space="preserve">ger shall perform shipment create/dispatch process. While creating shipment, Depot manager can define the number of test and reference arm. IWRS system will pick the Kit numbers from the available depot inventory and shipment request alert will be sent to </w:t>
            </w:r>
            <w:r>
              <w:t>designated users. IWRS should pick the Kit# in sequence</w:t>
            </w:r>
          </w:p>
        </w:tc>
      </w:tr>
      <w:tr w:rsidR="004B6649" w14:paraId="1FF7D7C6" w14:textId="77777777">
        <w:tc>
          <w:tcPr>
            <w:tcW w:w="3017" w:type="dxa"/>
          </w:tcPr>
          <w:p w14:paraId="65EC1871" w14:textId="77777777" w:rsidR="004B6649" w:rsidRDefault="00A84654">
            <w:pPr>
              <w:pStyle w:val="Compact"/>
            </w:pPr>
            <w:r>
              <w:t>URS 10.3</w:t>
            </w:r>
          </w:p>
        </w:tc>
        <w:tc>
          <w:tcPr>
            <w:tcW w:w="4902" w:type="dxa"/>
          </w:tcPr>
          <w:p w14:paraId="2D72962C" w14:textId="77777777" w:rsidR="004B6649" w:rsidRDefault="00A84654">
            <w:pPr>
              <w:pStyle w:val="Compact"/>
            </w:pPr>
            <w:r>
              <w:t>Kit shall be received by designated Site user (e.g., CRC), as soon as the shipment is accepted by site users, system shall send acknowledgement to designated users. Site user shall have foll</w:t>
            </w:r>
            <w:r>
              <w:t>owing option to mark the kits included in the shipment: Received, Damaged, Quarantined</w:t>
            </w:r>
          </w:p>
        </w:tc>
      </w:tr>
    </w:tbl>
    <w:p w14:paraId="021D8CD8" w14:textId="77777777" w:rsidR="004B6649" w:rsidRDefault="00A84654">
      <w:pPr>
        <w:pStyle w:val="Heading4"/>
      </w:pPr>
      <w:bookmarkStart w:id="78" w:name="kit-status-options"/>
      <w:bookmarkEnd w:id="77"/>
      <w:r>
        <w:t>6.11.3 Kit Status Options</w:t>
      </w:r>
    </w:p>
    <w:tbl>
      <w:tblPr>
        <w:tblStyle w:val="Table"/>
        <w:tblW w:w="5000" w:type="pct"/>
        <w:tblLayout w:type="fixed"/>
        <w:tblLook w:val="0020" w:firstRow="1" w:lastRow="0" w:firstColumn="0" w:lastColumn="0" w:noHBand="0" w:noVBand="0"/>
      </w:tblPr>
      <w:tblGrid>
        <w:gridCol w:w="3648"/>
        <w:gridCol w:w="5928"/>
      </w:tblGrid>
      <w:tr w:rsidR="004B6649" w14:paraId="576F0884"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42B0D9A4" w14:textId="77777777" w:rsidR="004B6649" w:rsidRDefault="00A84654">
            <w:pPr>
              <w:pStyle w:val="Compact"/>
            </w:pPr>
            <w:r>
              <w:t>Status</w:t>
            </w:r>
          </w:p>
        </w:tc>
        <w:tc>
          <w:tcPr>
            <w:tcW w:w="4902" w:type="dxa"/>
          </w:tcPr>
          <w:p w14:paraId="159A31A3" w14:textId="77777777" w:rsidR="004B6649" w:rsidRDefault="00A84654">
            <w:pPr>
              <w:pStyle w:val="Compact"/>
            </w:pPr>
            <w:r>
              <w:t>Description</w:t>
            </w:r>
          </w:p>
        </w:tc>
      </w:tr>
      <w:tr w:rsidR="004B6649" w14:paraId="06A550A7" w14:textId="77777777">
        <w:tc>
          <w:tcPr>
            <w:tcW w:w="3017" w:type="dxa"/>
          </w:tcPr>
          <w:p w14:paraId="59A682AC" w14:textId="77777777" w:rsidR="004B6649" w:rsidRDefault="00A84654">
            <w:pPr>
              <w:pStyle w:val="Compact"/>
            </w:pPr>
            <w:r>
              <w:t>Received</w:t>
            </w:r>
          </w:p>
        </w:tc>
        <w:tc>
          <w:tcPr>
            <w:tcW w:w="4902" w:type="dxa"/>
          </w:tcPr>
          <w:p w14:paraId="63EFEEB4" w14:textId="77777777" w:rsidR="004B6649" w:rsidRDefault="00A84654">
            <w:pPr>
              <w:pStyle w:val="Compact"/>
            </w:pPr>
            <w:r>
              <w:t>Received drugs shall be available for dispensing to subjects</w:t>
            </w:r>
          </w:p>
        </w:tc>
      </w:tr>
      <w:tr w:rsidR="004B6649" w14:paraId="7EC1C5D3" w14:textId="77777777">
        <w:tc>
          <w:tcPr>
            <w:tcW w:w="3017" w:type="dxa"/>
          </w:tcPr>
          <w:p w14:paraId="0F13C14E" w14:textId="77777777" w:rsidR="004B6649" w:rsidRDefault="00A84654">
            <w:pPr>
              <w:pStyle w:val="Compact"/>
            </w:pPr>
            <w:r>
              <w:t>Damaged</w:t>
            </w:r>
          </w:p>
        </w:tc>
        <w:tc>
          <w:tcPr>
            <w:tcW w:w="4902" w:type="dxa"/>
          </w:tcPr>
          <w:p w14:paraId="03EB8E61" w14:textId="77777777" w:rsidR="004B6649" w:rsidRDefault="00A84654">
            <w:pPr>
              <w:pStyle w:val="Compact"/>
            </w:pPr>
            <w:r>
              <w:t xml:space="preserve">Damaged drugs, if available at site, won’t </w:t>
            </w:r>
            <w:r>
              <w:t>be selected for dispensing to subjects</w:t>
            </w:r>
          </w:p>
        </w:tc>
      </w:tr>
      <w:tr w:rsidR="004B6649" w14:paraId="462A2E1D" w14:textId="77777777">
        <w:tc>
          <w:tcPr>
            <w:tcW w:w="3017" w:type="dxa"/>
          </w:tcPr>
          <w:p w14:paraId="6ACF1E65" w14:textId="77777777" w:rsidR="004B6649" w:rsidRDefault="00A84654">
            <w:pPr>
              <w:pStyle w:val="Compact"/>
            </w:pPr>
            <w:r>
              <w:t>Quarantined</w:t>
            </w:r>
          </w:p>
        </w:tc>
        <w:tc>
          <w:tcPr>
            <w:tcW w:w="4902" w:type="dxa"/>
          </w:tcPr>
          <w:p w14:paraId="26CDF484" w14:textId="77777777" w:rsidR="004B6649" w:rsidRDefault="00A84654">
            <w:pPr>
              <w:pStyle w:val="Compact"/>
            </w:pPr>
            <w:r>
              <w:t>Site user shall have an option to Quarantine a shipment at the time of receipt. A quarantined shipment can later be accepted/rejected by site user only in case of e-mail approval from sponsor</w:t>
            </w:r>
          </w:p>
        </w:tc>
      </w:tr>
    </w:tbl>
    <w:p w14:paraId="5B37F749" w14:textId="77777777" w:rsidR="004B6649" w:rsidRDefault="00A84654">
      <w:pPr>
        <w:pStyle w:val="Heading4"/>
      </w:pPr>
      <w:bookmarkStart w:id="79" w:name="ip-return-process"/>
      <w:bookmarkEnd w:id="78"/>
      <w:r>
        <w:t>6.11.4 IP Return Process</w:t>
      </w:r>
    </w:p>
    <w:tbl>
      <w:tblPr>
        <w:tblStyle w:val="Table"/>
        <w:tblW w:w="5000" w:type="pct"/>
        <w:tblLayout w:type="fixed"/>
        <w:tblLook w:val="0020" w:firstRow="1" w:lastRow="0" w:firstColumn="0" w:lastColumn="0" w:noHBand="0" w:noVBand="0"/>
      </w:tblPr>
      <w:tblGrid>
        <w:gridCol w:w="3648"/>
        <w:gridCol w:w="5928"/>
      </w:tblGrid>
      <w:tr w:rsidR="004B6649" w14:paraId="63421DD3"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0D1682D0" w14:textId="77777777" w:rsidR="004B6649" w:rsidRDefault="00A84654">
            <w:pPr>
              <w:pStyle w:val="Compact"/>
            </w:pPr>
            <w:r>
              <w:t>Req ID</w:t>
            </w:r>
          </w:p>
        </w:tc>
        <w:tc>
          <w:tcPr>
            <w:tcW w:w="4902" w:type="dxa"/>
          </w:tcPr>
          <w:p w14:paraId="33A5307E" w14:textId="77777777" w:rsidR="004B6649" w:rsidRDefault="00A84654">
            <w:pPr>
              <w:pStyle w:val="Compact"/>
            </w:pPr>
            <w:r>
              <w:t>Description</w:t>
            </w:r>
          </w:p>
        </w:tc>
      </w:tr>
      <w:tr w:rsidR="004B6649" w14:paraId="6818186E" w14:textId="77777777">
        <w:tc>
          <w:tcPr>
            <w:tcW w:w="3017" w:type="dxa"/>
          </w:tcPr>
          <w:p w14:paraId="7A7F0F80" w14:textId="77777777" w:rsidR="004B6649" w:rsidRDefault="00A84654">
            <w:pPr>
              <w:pStyle w:val="Compact"/>
            </w:pPr>
            <w:r>
              <w:t>URS 10.4</w:t>
            </w:r>
          </w:p>
        </w:tc>
        <w:tc>
          <w:tcPr>
            <w:tcW w:w="4902" w:type="dxa"/>
          </w:tcPr>
          <w:p w14:paraId="77829842" w14:textId="77777777" w:rsidR="004B6649" w:rsidRDefault="00A84654">
            <w:pPr>
              <w:pStyle w:val="Compact"/>
            </w:pPr>
            <w:r>
              <w:rPr>
                <w:b/>
                <w:bCs/>
              </w:rPr>
              <w:t>IP Replac</w:t>
            </w:r>
            <w:r>
              <w:rPr>
                <w:b/>
                <w:bCs/>
              </w:rPr>
              <w:t>ement</w:t>
            </w:r>
            <w:r>
              <w:t xml:space="preserve"> - Provision shall be there for “IP replacement procedure” in case of damage/lost. If a kit of Test arm is damaged then next available kit i.e Test </w:t>
            </w:r>
            <w:r>
              <w:lastRenderedPageBreak/>
              <w:t>arm will only be assigned to subject. Only Received drugs that are not damaged/lost shall be assigned t</w:t>
            </w:r>
            <w:r>
              <w:t>o subject</w:t>
            </w:r>
          </w:p>
        </w:tc>
      </w:tr>
      <w:tr w:rsidR="004B6649" w14:paraId="5FF27840" w14:textId="77777777">
        <w:tc>
          <w:tcPr>
            <w:tcW w:w="3017" w:type="dxa"/>
          </w:tcPr>
          <w:p w14:paraId="7F6E28EC" w14:textId="77777777" w:rsidR="004B6649" w:rsidRDefault="004B6649">
            <w:pPr>
              <w:pStyle w:val="Compact"/>
            </w:pPr>
          </w:p>
        </w:tc>
        <w:tc>
          <w:tcPr>
            <w:tcW w:w="4902" w:type="dxa"/>
          </w:tcPr>
          <w:p w14:paraId="4024D454" w14:textId="77777777" w:rsidR="004B6649" w:rsidRDefault="00A84654">
            <w:pPr>
              <w:pStyle w:val="Compact"/>
            </w:pPr>
            <w:r>
              <w:t>IP Return Process - At the end of the study, post final accountability Independent CRC shall update the kit inventory status as DESTROYED AT SITE for the kits that are destroyed at site. Site users can return unused/damaged drugs or quarantined</w:t>
            </w:r>
            <w:r>
              <w:t xml:space="preserve"> shipment to Depot</w:t>
            </w:r>
          </w:p>
        </w:tc>
      </w:tr>
      <w:tr w:rsidR="004B6649" w14:paraId="7751E3FE" w14:textId="77777777">
        <w:tc>
          <w:tcPr>
            <w:tcW w:w="3017" w:type="dxa"/>
          </w:tcPr>
          <w:p w14:paraId="73FC1201" w14:textId="77777777" w:rsidR="004B6649" w:rsidRDefault="00A84654">
            <w:pPr>
              <w:pStyle w:val="Compact"/>
            </w:pPr>
            <w:r>
              <w:t>URS 10.5</w:t>
            </w:r>
          </w:p>
        </w:tc>
        <w:tc>
          <w:tcPr>
            <w:tcW w:w="4902" w:type="dxa"/>
          </w:tcPr>
          <w:p w14:paraId="284B99A4" w14:textId="77777777" w:rsidR="004B6649" w:rsidRDefault="00A84654">
            <w:pPr>
              <w:pStyle w:val="Compact"/>
            </w:pPr>
            <w:r>
              <w:t>Depot shall be able to receive and accept the shipment dispatched from Site. Site user shall be allowed to dispatch shipment through separate tab ‘Return to Depot’. Depot user shall have following options to mark the drugs incl</w:t>
            </w:r>
            <w:r>
              <w:t>uded in the shipment: Received, Damaged, Quarantined, UnQuarantined, Expired, Destroyed at Depot, Lost, Temperature Excursion</w:t>
            </w:r>
          </w:p>
        </w:tc>
      </w:tr>
    </w:tbl>
    <w:p w14:paraId="1BA4890D" w14:textId="77777777" w:rsidR="004B6649" w:rsidRDefault="00A84654">
      <w:pPr>
        <w:pStyle w:val="BodyText"/>
      </w:pPr>
      <w:r>
        <w:rPr>
          <w:b/>
          <w:bCs/>
        </w:rPr>
        <w:t>Complete IP Status Options:</w:t>
      </w:r>
      <w:r>
        <w:t xml:space="preserve"> | Status | Location | Description | |——–|———-|————-| | Received | Site/Depot | Drug received successf</w:t>
      </w:r>
      <w:r>
        <w:t>ully | | Damaged | Site/Depot | Drug damaged, not available for dispensing | | Quarantined | Site/Depot | Drug quarantined pending review | | UnQuarantined | Depot | Drug released from quarantine | | Expired | Site/Depot | Drug past expiry date, not availa</w:t>
      </w:r>
      <w:r>
        <w:t>ble for dispensing | | Lost | Site/Depot | Drug lost in transit, not included in available quantity count | | Temperature Excursion | Site | Drug had temperature excursion at receipt, not available for dispensing | | Retention | Site | Drug with ‘Retention</w:t>
      </w:r>
      <w:r>
        <w:t>’ status shall not be selected for dispensing and shall not be included in return shipment to Depot | | Destroyed at Site | Site | Kit destroyed at site post final accountability | | Destroyed at Depot | Depot | Kit destroyed at depot | | Dispensed to Pati</w:t>
      </w:r>
      <w:r>
        <w:t>ent | Site | Kit dispensed to subject | | URS 10.6 | Unblinding Procedure - No Unblinding Procedure is required from IWRS system |</w:t>
      </w:r>
    </w:p>
    <w:p w14:paraId="122A8248" w14:textId="77777777" w:rsidR="004B6649" w:rsidRDefault="00A84654">
      <w:pPr>
        <w:pStyle w:val="Heading3"/>
      </w:pPr>
      <w:bookmarkStart w:id="80" w:name="subject-visit-management"/>
      <w:bookmarkEnd w:id="71"/>
      <w:bookmarkEnd w:id="79"/>
      <w:r>
        <w:t>6.12 Subject Visit Management</w:t>
      </w:r>
    </w:p>
    <w:tbl>
      <w:tblPr>
        <w:tblStyle w:val="Table"/>
        <w:tblW w:w="0" w:type="auto"/>
        <w:tblLook w:val="0020" w:firstRow="1" w:lastRow="0" w:firstColumn="0" w:lastColumn="0" w:noHBand="0" w:noVBand="0"/>
      </w:tblPr>
      <w:tblGrid>
        <w:gridCol w:w="1141"/>
        <w:gridCol w:w="2871"/>
      </w:tblGrid>
      <w:tr w:rsidR="004B6649" w14:paraId="0B9AAA0D"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03D4AD5F" w14:textId="77777777" w:rsidR="004B6649" w:rsidRDefault="00A84654">
            <w:pPr>
              <w:pStyle w:val="Compact"/>
            </w:pPr>
            <w:r>
              <w:t>Req ID</w:t>
            </w:r>
          </w:p>
        </w:tc>
        <w:tc>
          <w:tcPr>
            <w:tcW w:w="0" w:type="auto"/>
          </w:tcPr>
          <w:p w14:paraId="110BC53F" w14:textId="77777777" w:rsidR="004B6649" w:rsidRDefault="00A84654">
            <w:pPr>
              <w:pStyle w:val="Compact"/>
            </w:pPr>
            <w:r>
              <w:t>Description</w:t>
            </w:r>
          </w:p>
        </w:tc>
      </w:tr>
      <w:tr w:rsidR="004B6649" w14:paraId="53871FCC" w14:textId="77777777">
        <w:tc>
          <w:tcPr>
            <w:tcW w:w="0" w:type="auto"/>
          </w:tcPr>
          <w:p w14:paraId="477A75FC" w14:textId="77777777" w:rsidR="004B6649" w:rsidRDefault="00A84654">
            <w:pPr>
              <w:pStyle w:val="Compact"/>
            </w:pPr>
            <w:r>
              <w:t>URS 11.0</w:t>
            </w:r>
          </w:p>
        </w:tc>
        <w:tc>
          <w:tcPr>
            <w:tcW w:w="0" w:type="auto"/>
          </w:tcPr>
          <w:p w14:paraId="400D2667" w14:textId="77777777" w:rsidR="004B6649" w:rsidRDefault="00A84654">
            <w:pPr>
              <w:pStyle w:val="Compact"/>
            </w:pPr>
            <w:r>
              <w:t>Subject Visit management</w:t>
            </w:r>
          </w:p>
        </w:tc>
      </w:tr>
    </w:tbl>
    <w:p w14:paraId="01DBC1E9" w14:textId="77777777" w:rsidR="004B6649" w:rsidRDefault="00A84654">
      <w:pPr>
        <w:pStyle w:val="Heading4"/>
      </w:pPr>
      <w:bookmarkStart w:id="81" w:name="subject-status-flow"/>
      <w:r>
        <w:t>6.12.1 Subject Status Flow</w:t>
      </w:r>
    </w:p>
    <w:tbl>
      <w:tblPr>
        <w:tblStyle w:val="Table"/>
        <w:tblW w:w="0" w:type="auto"/>
        <w:tblLook w:val="0020" w:firstRow="1" w:lastRow="0" w:firstColumn="0" w:lastColumn="0" w:noHBand="0" w:noVBand="0"/>
      </w:tblPr>
      <w:tblGrid>
        <w:gridCol w:w="1590"/>
        <w:gridCol w:w="3554"/>
      </w:tblGrid>
      <w:tr w:rsidR="004B6649" w14:paraId="58D9D8A6"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66AAB13A" w14:textId="77777777" w:rsidR="004B6649" w:rsidRDefault="00A84654">
            <w:pPr>
              <w:pStyle w:val="Compact"/>
            </w:pPr>
            <w:r>
              <w:t>Status</w:t>
            </w:r>
          </w:p>
        </w:tc>
        <w:tc>
          <w:tcPr>
            <w:tcW w:w="0" w:type="auto"/>
          </w:tcPr>
          <w:p w14:paraId="3D5DF702" w14:textId="77777777" w:rsidR="004B6649" w:rsidRDefault="00A84654">
            <w:pPr>
              <w:pStyle w:val="Compact"/>
            </w:pPr>
            <w:r>
              <w:t>Description</w:t>
            </w:r>
          </w:p>
        </w:tc>
      </w:tr>
      <w:tr w:rsidR="004B6649" w14:paraId="78B1A34D" w14:textId="77777777">
        <w:tc>
          <w:tcPr>
            <w:tcW w:w="0" w:type="auto"/>
          </w:tcPr>
          <w:p w14:paraId="385938BD" w14:textId="77777777" w:rsidR="004B6649" w:rsidRDefault="00A84654">
            <w:pPr>
              <w:pStyle w:val="Compact"/>
            </w:pPr>
            <w:r>
              <w:t>Screened</w:t>
            </w:r>
          </w:p>
        </w:tc>
        <w:tc>
          <w:tcPr>
            <w:tcW w:w="0" w:type="auto"/>
          </w:tcPr>
          <w:p w14:paraId="51E27BBB" w14:textId="77777777" w:rsidR="004B6649" w:rsidRDefault="00A84654">
            <w:pPr>
              <w:pStyle w:val="Compact"/>
            </w:pPr>
            <w:r>
              <w:t>Subject has completed screening</w:t>
            </w:r>
          </w:p>
        </w:tc>
      </w:tr>
      <w:tr w:rsidR="004B6649" w14:paraId="660F8D06" w14:textId="77777777">
        <w:tc>
          <w:tcPr>
            <w:tcW w:w="0" w:type="auto"/>
          </w:tcPr>
          <w:p w14:paraId="51D2B02A" w14:textId="77777777" w:rsidR="004B6649" w:rsidRDefault="00A84654">
            <w:pPr>
              <w:pStyle w:val="Compact"/>
            </w:pPr>
            <w:r>
              <w:t>Screen Failed</w:t>
            </w:r>
          </w:p>
        </w:tc>
        <w:tc>
          <w:tcPr>
            <w:tcW w:w="0" w:type="auto"/>
          </w:tcPr>
          <w:p w14:paraId="1ABD2A61" w14:textId="77777777" w:rsidR="004B6649" w:rsidRDefault="00A84654">
            <w:pPr>
              <w:pStyle w:val="Compact"/>
            </w:pPr>
            <w:r>
              <w:t>Subject failed screening criteria</w:t>
            </w:r>
          </w:p>
        </w:tc>
      </w:tr>
      <w:tr w:rsidR="004B6649" w14:paraId="6A3E83E7" w14:textId="77777777">
        <w:tc>
          <w:tcPr>
            <w:tcW w:w="0" w:type="auto"/>
          </w:tcPr>
          <w:p w14:paraId="7DA20B73" w14:textId="77777777" w:rsidR="004B6649" w:rsidRDefault="00A84654">
            <w:pPr>
              <w:pStyle w:val="Compact"/>
            </w:pPr>
            <w:r>
              <w:t>Enrolled</w:t>
            </w:r>
          </w:p>
        </w:tc>
        <w:tc>
          <w:tcPr>
            <w:tcW w:w="0" w:type="auto"/>
          </w:tcPr>
          <w:p w14:paraId="4C9E26AC" w14:textId="77777777" w:rsidR="004B6649" w:rsidRDefault="00A84654">
            <w:pPr>
              <w:pStyle w:val="Compact"/>
            </w:pPr>
            <w:r>
              <w:t>Subject enrolled in study</w:t>
            </w:r>
          </w:p>
        </w:tc>
      </w:tr>
      <w:tr w:rsidR="004B6649" w14:paraId="37D975B2" w14:textId="77777777">
        <w:tc>
          <w:tcPr>
            <w:tcW w:w="0" w:type="auto"/>
          </w:tcPr>
          <w:p w14:paraId="7B571293" w14:textId="77777777" w:rsidR="004B6649" w:rsidRDefault="00A84654">
            <w:pPr>
              <w:pStyle w:val="Compact"/>
            </w:pPr>
            <w:r>
              <w:t>Discontinue</w:t>
            </w:r>
          </w:p>
        </w:tc>
        <w:tc>
          <w:tcPr>
            <w:tcW w:w="0" w:type="auto"/>
          </w:tcPr>
          <w:p w14:paraId="5670938D" w14:textId="77777777" w:rsidR="004B6649" w:rsidRDefault="00A84654">
            <w:pPr>
              <w:pStyle w:val="Compact"/>
            </w:pPr>
            <w:r>
              <w:t>Subject discontinued from study</w:t>
            </w:r>
          </w:p>
        </w:tc>
      </w:tr>
      <w:tr w:rsidR="004B6649" w14:paraId="3552BB0A" w14:textId="77777777">
        <w:tc>
          <w:tcPr>
            <w:tcW w:w="0" w:type="auto"/>
          </w:tcPr>
          <w:p w14:paraId="2C84EF9A" w14:textId="77777777" w:rsidR="004B6649" w:rsidRDefault="00A84654">
            <w:pPr>
              <w:pStyle w:val="Compact"/>
            </w:pPr>
            <w:r>
              <w:t>Completed</w:t>
            </w:r>
          </w:p>
        </w:tc>
        <w:tc>
          <w:tcPr>
            <w:tcW w:w="0" w:type="auto"/>
          </w:tcPr>
          <w:p w14:paraId="02E8BACB" w14:textId="77777777" w:rsidR="004B6649" w:rsidRDefault="00A84654">
            <w:pPr>
              <w:pStyle w:val="Compact"/>
            </w:pPr>
            <w:r>
              <w:t>Subject completed study</w:t>
            </w:r>
          </w:p>
        </w:tc>
      </w:tr>
    </w:tbl>
    <w:p w14:paraId="41DE3871" w14:textId="77777777" w:rsidR="004B6649" w:rsidRDefault="004B6649"/>
    <w:tbl>
      <w:tblPr>
        <w:tblStyle w:val="Table"/>
        <w:tblW w:w="5000" w:type="pct"/>
        <w:tblLayout w:type="fixed"/>
        <w:tblLook w:val="0020" w:firstRow="1" w:lastRow="0" w:firstColumn="0" w:lastColumn="0" w:noHBand="0" w:noVBand="0"/>
      </w:tblPr>
      <w:tblGrid>
        <w:gridCol w:w="3648"/>
        <w:gridCol w:w="5928"/>
      </w:tblGrid>
      <w:tr w:rsidR="004B6649" w14:paraId="2C841F02"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05280E50" w14:textId="77777777" w:rsidR="004B6649" w:rsidRDefault="00A84654">
            <w:pPr>
              <w:pStyle w:val="Compact"/>
            </w:pPr>
            <w:r>
              <w:lastRenderedPageBreak/>
              <w:t>Req ID</w:t>
            </w:r>
          </w:p>
        </w:tc>
        <w:tc>
          <w:tcPr>
            <w:tcW w:w="4902" w:type="dxa"/>
          </w:tcPr>
          <w:p w14:paraId="6CB9BC92" w14:textId="77777777" w:rsidR="004B6649" w:rsidRDefault="00A84654">
            <w:pPr>
              <w:pStyle w:val="Compact"/>
            </w:pPr>
            <w:r>
              <w:t>Description</w:t>
            </w:r>
          </w:p>
        </w:tc>
      </w:tr>
      <w:tr w:rsidR="004B6649" w14:paraId="25D7712E" w14:textId="77777777">
        <w:tc>
          <w:tcPr>
            <w:tcW w:w="3017" w:type="dxa"/>
          </w:tcPr>
          <w:p w14:paraId="63A64DD7" w14:textId="77777777" w:rsidR="004B6649" w:rsidRDefault="00A84654">
            <w:pPr>
              <w:pStyle w:val="Compact"/>
            </w:pPr>
            <w:r>
              <w:t>URS 11.1</w:t>
            </w:r>
          </w:p>
        </w:tc>
        <w:tc>
          <w:tcPr>
            <w:tcW w:w="4902" w:type="dxa"/>
          </w:tcPr>
          <w:p w14:paraId="7E052132" w14:textId="77777777" w:rsidR="004B6649" w:rsidRDefault="00A84654">
            <w:pPr>
              <w:pStyle w:val="Compact"/>
            </w:pPr>
            <w:r>
              <w:t>Subject enrollment and randomization flow (detailed below)</w:t>
            </w:r>
          </w:p>
        </w:tc>
      </w:tr>
      <w:tr w:rsidR="004B6649" w14:paraId="2FF9E2C0" w14:textId="77777777">
        <w:tc>
          <w:tcPr>
            <w:tcW w:w="3017" w:type="dxa"/>
          </w:tcPr>
          <w:p w14:paraId="551DA87C" w14:textId="77777777" w:rsidR="004B6649" w:rsidRDefault="004B6649">
            <w:pPr>
              <w:pStyle w:val="Compact"/>
            </w:pPr>
          </w:p>
        </w:tc>
        <w:tc>
          <w:tcPr>
            <w:tcW w:w="4902" w:type="dxa"/>
          </w:tcPr>
          <w:p w14:paraId="6DD56E6B" w14:textId="77777777" w:rsidR="004B6649" w:rsidRDefault="00A84654">
            <w:pPr>
              <w:pStyle w:val="Compact"/>
            </w:pPr>
            <w:r>
              <w:t>If age is not between 18-65, system should Screenfail subject</w:t>
            </w:r>
          </w:p>
        </w:tc>
      </w:tr>
      <w:tr w:rsidR="004B6649" w14:paraId="45970C37" w14:textId="77777777">
        <w:tc>
          <w:tcPr>
            <w:tcW w:w="3017" w:type="dxa"/>
          </w:tcPr>
          <w:p w14:paraId="207CBE89" w14:textId="77777777" w:rsidR="004B6649" w:rsidRDefault="00A84654">
            <w:pPr>
              <w:pStyle w:val="Compact"/>
            </w:pPr>
            <w:r>
              <w:t>URS 11.2</w:t>
            </w:r>
          </w:p>
        </w:tc>
        <w:tc>
          <w:tcPr>
            <w:tcW w:w="4902" w:type="dxa"/>
          </w:tcPr>
          <w:p w14:paraId="6CA65EFD" w14:textId="77777777" w:rsidR="004B6649" w:rsidRDefault="00A84654">
            <w:pPr>
              <w:pStyle w:val="Compact"/>
            </w:pPr>
            <w:r>
              <w:t>Pre mature termination should be available at subject level to discontinue subjects. Once Pre mature termination is done, subject status should be discontinued and End of study visit should get autogenerated</w:t>
            </w:r>
          </w:p>
        </w:tc>
      </w:tr>
    </w:tbl>
    <w:p w14:paraId="4EBC8102" w14:textId="13C9F987" w:rsidR="004B6649" w:rsidRDefault="00A84654">
      <w:pPr>
        <w:pStyle w:val="BodyText"/>
      </w:pPr>
      <w:r>
        <w:rPr>
          <w:b/>
          <w:bCs/>
        </w:rPr>
        <w:t>URS 11.1 - Detailed Randomization Flow:</w:t>
      </w:r>
      <w:r>
        <w:t xml:space="preserve"> 1. CRC/Investigator shall enroll the subject in IWRS. EDC panels should be visible once data entry is completed in IWRS panels 2. CRC/Investigator will raise the request for randomization once data entry is completed</w:t>
      </w:r>
      <w:r>
        <w:t xml:space="preserve"> in screening visit IWRS panel 3. After eligibility check, medical monitor approves the randomization request. Medical monitor should have ‘send back to CRC’ and ‘Reject’ option if any error identified during review 4. After medical monitor approves the ra</w:t>
      </w:r>
      <w:r>
        <w:t xml:space="preserve">ndomization request, CRC/Investigator shall randomize the subject in IWRS. Once the information is approved, IWRS shall assign randomization number as per study arm and kit number to the subject, based on the randomization sequence. IP Dispensing shall be </w:t>
      </w:r>
      <w:r>
        <w:t xml:space="preserve">done in Visit 2 (Randomization) and </w:t>
      </w:r>
      <w:del w:id="82" w:author="Muralidhar Panapakam" w:date="2026-02-15T17:23:00Z">
        <w:r w:rsidDel="00644AEB">
          <w:delText>Visit 3</w:delText>
        </w:r>
      </w:del>
      <w:ins w:id="83" w:author="Muralidhar Panapakam" w:date="2026-02-15T17:23:00Z">
        <w:r w:rsidR="00644AEB">
          <w:t xml:space="preserve"> in </w:t>
        </w:r>
      </w:ins>
      <w:ins w:id="84" w:author="Muralidhar Panapakam" w:date="2026-02-15T17:24:00Z">
        <w:r w:rsidR="00644AEB">
          <w:t>subsequent visit (if applicable).</w:t>
        </w:r>
      </w:ins>
    </w:p>
    <w:p w14:paraId="30ADFA33" w14:textId="77777777" w:rsidR="004B6649" w:rsidRDefault="00A84654">
      <w:pPr>
        <w:pStyle w:val="BodyText"/>
      </w:pPr>
      <w:r>
        <w:rPr>
          <w:b/>
          <w:bCs/>
        </w:rPr>
        <w:t>Screening Visit Fields:</w:t>
      </w:r>
      <w:r>
        <w:t xml:space="preserve"> - Hospital OP Registration number - Patient Signed - Yes/No - PI/Designee Signed - Yes/No - LAR - Yes/No - IW - Yes/No</w:t>
      </w:r>
    </w:p>
    <w:p w14:paraId="1D645384" w14:textId="77777777" w:rsidR="004B6649" w:rsidRDefault="00A84654">
      <w:pPr>
        <w:pStyle w:val="BodyText"/>
      </w:pPr>
      <w:r>
        <w:rPr>
          <w:b/>
          <w:bCs/>
        </w:rPr>
        <w:t>Eligibility Request Fields:</w:t>
      </w:r>
      <w:r>
        <w:t xml:space="preserve"> - Is Allergic Rhinitis previously diagnos</w:t>
      </w:r>
      <w:r>
        <w:t>ed? If yes since when (In years) - IgE test result – Positive/Negative - IgE value - 3 days of total Nasal Symptoms Scores - Yes/No - Lab Report - Yes/No - ECG - Yes/No - Previous Prescriptions - Yes/No - Patient Screening Diary - Yes/No</w:t>
      </w:r>
    </w:p>
    <w:p w14:paraId="2CE4B264" w14:textId="77777777" w:rsidR="004B6649" w:rsidRDefault="00A84654">
      <w:pPr>
        <w:pStyle w:val="BodyText"/>
      </w:pPr>
      <w:r>
        <w:rPr>
          <w:i/>
          <w:iCs/>
        </w:rPr>
        <w:t>Note: Send for App</w:t>
      </w:r>
      <w:r>
        <w:rPr>
          <w:i/>
          <w:iCs/>
        </w:rPr>
        <w:t>roval button should be seen once data is filled in all fields of demographic and Eligibility request</w:t>
      </w:r>
    </w:p>
    <w:p w14:paraId="5C9C6C16" w14:textId="77777777" w:rsidR="004B6649" w:rsidRDefault="00A84654">
      <w:pPr>
        <w:pStyle w:val="Heading4"/>
      </w:pPr>
      <w:bookmarkStart w:id="85" w:name="screeningrandomization-cap-size"/>
      <w:bookmarkEnd w:id="81"/>
      <w:r>
        <w:t>6.12.2 Screening/Randomization Cap Size</w:t>
      </w:r>
    </w:p>
    <w:tbl>
      <w:tblPr>
        <w:tblStyle w:val="Table"/>
        <w:tblW w:w="5000" w:type="pct"/>
        <w:tblLayout w:type="fixed"/>
        <w:tblLook w:val="0020" w:firstRow="1" w:lastRow="0" w:firstColumn="0" w:lastColumn="0" w:noHBand="0" w:noVBand="0"/>
      </w:tblPr>
      <w:tblGrid>
        <w:gridCol w:w="3648"/>
        <w:gridCol w:w="5928"/>
      </w:tblGrid>
      <w:tr w:rsidR="004B6649" w14:paraId="1CEA5E2D"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77EB65F3" w14:textId="77777777" w:rsidR="004B6649" w:rsidRDefault="00A84654">
            <w:pPr>
              <w:pStyle w:val="Compact"/>
            </w:pPr>
            <w:r>
              <w:t>Req ID</w:t>
            </w:r>
          </w:p>
        </w:tc>
        <w:tc>
          <w:tcPr>
            <w:tcW w:w="4902" w:type="dxa"/>
          </w:tcPr>
          <w:p w14:paraId="1CB312F1" w14:textId="77777777" w:rsidR="004B6649" w:rsidRDefault="00A84654">
            <w:pPr>
              <w:pStyle w:val="Compact"/>
            </w:pPr>
            <w:r>
              <w:t>Description</w:t>
            </w:r>
          </w:p>
        </w:tc>
      </w:tr>
      <w:tr w:rsidR="004B6649" w14:paraId="6328A340" w14:textId="77777777">
        <w:tc>
          <w:tcPr>
            <w:tcW w:w="3017" w:type="dxa"/>
          </w:tcPr>
          <w:p w14:paraId="662BA7C8" w14:textId="77777777" w:rsidR="004B6649" w:rsidRDefault="00A84654">
            <w:pPr>
              <w:pStyle w:val="Compact"/>
            </w:pPr>
            <w:r>
              <w:t>URS 11.3</w:t>
            </w:r>
          </w:p>
        </w:tc>
        <w:tc>
          <w:tcPr>
            <w:tcW w:w="4902" w:type="dxa"/>
          </w:tcPr>
          <w:p w14:paraId="33D08FC7" w14:textId="730C080B" w:rsidR="004B6649" w:rsidRDefault="00644AEB">
            <w:pPr>
              <w:pStyle w:val="Compact"/>
            </w:pPr>
            <w:ins w:id="86" w:author="Muralidhar Panapakam" w:date="2026-02-15T17:24:00Z">
              <w:r>
                <w:t xml:space="preserve">ADMIN/ </w:t>
              </w:r>
            </w:ins>
            <w:r w:rsidR="00A84654">
              <w:t xml:space="preserve">PM should have rights to define Screening/Randomization Cap Size. Authorized user can </w:t>
            </w:r>
            <w:r w:rsidR="00A84654">
              <w:t xml:space="preserve">define maximum number of subjects allowed to be Screened/Randomized per site. </w:t>
            </w:r>
            <w:r w:rsidR="00A84654">
              <w:rPr>
                <w:b/>
                <w:bCs/>
              </w:rPr>
              <w:t>Screening/Randomization Allocation</w:t>
            </w:r>
            <w:r w:rsidR="00A84654">
              <w:t xml:space="preserve"> - PM should have rights to define Screening/Randomization Allocation. Authorized user can release the subject for Screening/Randomization from </w:t>
            </w:r>
            <w:r w:rsidR="00A84654">
              <w:t>number defined in Screening/Randomization Cap Size</w:t>
            </w:r>
          </w:p>
        </w:tc>
      </w:tr>
      <w:tr w:rsidR="004B6649" w14:paraId="78B6226A" w14:textId="77777777">
        <w:tc>
          <w:tcPr>
            <w:tcW w:w="3017" w:type="dxa"/>
          </w:tcPr>
          <w:p w14:paraId="290BC5EA" w14:textId="77777777" w:rsidR="004B6649" w:rsidRDefault="00A84654">
            <w:pPr>
              <w:pStyle w:val="Compact"/>
            </w:pPr>
            <w:r>
              <w:t>URS 11.4</w:t>
            </w:r>
          </w:p>
        </w:tc>
        <w:tc>
          <w:tcPr>
            <w:tcW w:w="4902" w:type="dxa"/>
          </w:tcPr>
          <w:p w14:paraId="43B4588E" w14:textId="77777777" w:rsidR="004B6649" w:rsidRDefault="00A84654">
            <w:pPr>
              <w:pStyle w:val="Compact"/>
            </w:pPr>
            <w:r>
              <w:rPr>
                <w:b/>
                <w:bCs/>
              </w:rPr>
              <w:t>Data reflection from IWRS to EDC</w:t>
            </w:r>
            <w:r>
              <w:t xml:space="preserve"> - Data entered in Following fields in IWRS shall be prefilled in EDC CRF </w:t>
            </w:r>
            <w:r>
              <w:lastRenderedPageBreak/>
              <w:t>pages. User shall manually save the data for EDC pages: Visit Date, Randomization number,</w:t>
            </w:r>
            <w:r>
              <w:t xml:space="preserve"> Kit number, Date of dispensed, Number of tablets dispensed</w:t>
            </w:r>
          </w:p>
        </w:tc>
      </w:tr>
      <w:tr w:rsidR="004B6649" w14:paraId="123B3AE1" w14:textId="77777777">
        <w:tc>
          <w:tcPr>
            <w:tcW w:w="3017" w:type="dxa"/>
          </w:tcPr>
          <w:p w14:paraId="7E532CBF" w14:textId="77777777" w:rsidR="004B6649" w:rsidRDefault="004B6649">
            <w:pPr>
              <w:pStyle w:val="Compact"/>
            </w:pPr>
          </w:p>
        </w:tc>
        <w:tc>
          <w:tcPr>
            <w:tcW w:w="4902" w:type="dxa"/>
          </w:tcPr>
          <w:p w14:paraId="57E89F7C" w14:textId="77777777" w:rsidR="004B6649" w:rsidRDefault="00A84654">
            <w:pPr>
              <w:pStyle w:val="Compact"/>
            </w:pPr>
            <w:r>
              <w:t>PM should have rights to define Screening/Randomization Allocation. Authorized user can release the subject for Screening/Randomization from number defined in Screening/Randomization Cap Size</w:t>
            </w:r>
          </w:p>
        </w:tc>
      </w:tr>
    </w:tbl>
    <w:p w14:paraId="054E939F" w14:textId="77777777" w:rsidR="004B6649" w:rsidRDefault="00A84654">
      <w:pPr>
        <w:pStyle w:val="Heading4"/>
      </w:pPr>
      <w:bookmarkStart w:id="87" w:name="data-reflection-from-iwrs-to-edc"/>
      <w:bookmarkEnd w:id="85"/>
      <w:r>
        <w:t>6</w:t>
      </w:r>
      <w:r>
        <w:t>.12.3 Data Reflection from IWRS to EDC</w:t>
      </w:r>
    </w:p>
    <w:p w14:paraId="3281F1FC" w14:textId="77777777" w:rsidR="004B6649" w:rsidRDefault="00A84654">
      <w:pPr>
        <w:pStyle w:val="FirstParagraph"/>
      </w:pPr>
      <w:r>
        <w:t>Data entered in Following fields in IWRS shall be prefilled in EDC CRF pages. User shall manually save the data for EDC pages:</w:t>
      </w:r>
    </w:p>
    <w:p w14:paraId="3E2D255E" w14:textId="77777777" w:rsidR="004B6649" w:rsidRDefault="00A84654">
      <w:pPr>
        <w:pStyle w:val="BodyText"/>
      </w:pPr>
      <w:r>
        <w:rPr>
          <w:b/>
          <w:bCs/>
        </w:rPr>
        <w:t>Visit 2 (Randomization):</w:t>
      </w:r>
      <w:r>
        <w:t xml:space="preserve"> - Subject Initial - Screening Number - Visit date - Randomization</w:t>
      </w:r>
      <w:r>
        <w:t xml:space="preserve"> number - Autogenerated - Assigned Kit number - Autogenerated - Number of tablets dispensed in current visit - Autocalculated once dispense kit button is clicked</w:t>
      </w:r>
    </w:p>
    <w:p w14:paraId="64FF524D" w14:textId="77777777" w:rsidR="004B6649" w:rsidRDefault="00A84654">
      <w:pPr>
        <w:pStyle w:val="BodyText"/>
      </w:pPr>
      <w:r>
        <w:rPr>
          <w:b/>
          <w:bCs/>
        </w:rPr>
        <w:t>Visit 3:</w:t>
      </w:r>
      <w:r>
        <w:t xml:space="preserve"> - Subject Initial - Screening Number - Visit Date </w:t>
      </w:r>
      <w:r>
        <w:t>- Kit dispensed in Visit 2 - Autoreflect data of visit 2 - Number of tablets dispensed in Visit 2 - Autoreflect data of visit 2 - Number of tablets returned - Number of tablets missed/disposed - Assigned Kit number - Autogenerated - Number of tablets dispe</w:t>
      </w:r>
      <w:r>
        <w:t>nsed in current visit - Autocalculated once dispense kit button is clicked</w:t>
      </w:r>
    </w:p>
    <w:p w14:paraId="320534EE" w14:textId="77777777" w:rsidR="004B6649" w:rsidRDefault="00A84654">
      <w:pPr>
        <w:pStyle w:val="BodyText"/>
      </w:pPr>
      <w:r>
        <w:rPr>
          <w:b/>
          <w:bCs/>
        </w:rPr>
        <w:t>Visit 4 (EOT):</w:t>
      </w:r>
      <w:r>
        <w:t xml:space="preserve"> - Subject Initial - Screening Number - Visit Date</w:t>
      </w:r>
    </w:p>
    <w:p w14:paraId="0CCC69F4" w14:textId="6D4CDC7A" w:rsidR="004B6649" w:rsidRDefault="00A84654">
      <w:pPr>
        <w:pStyle w:val="Heading4"/>
      </w:pPr>
      <w:bookmarkStart w:id="88" w:name="visit-schedule-configuration"/>
      <w:bookmarkEnd w:id="87"/>
      <w:r>
        <w:t>6.12.4 Visit Schedule Configuration</w:t>
      </w:r>
      <w:ins w:id="89" w:author="Muralidhar Panapakam" w:date="2026-02-15T17:26:00Z">
        <w:r w:rsidR="00644AEB">
          <w:t xml:space="preserve"> (Eg.)</w:t>
        </w:r>
      </w:ins>
    </w:p>
    <w:tbl>
      <w:tblPr>
        <w:tblStyle w:val="Table"/>
        <w:tblW w:w="5000" w:type="pct"/>
        <w:tblLayout w:type="fixed"/>
        <w:tblLook w:val="0020" w:firstRow="1" w:lastRow="0" w:firstColumn="0" w:lastColumn="0" w:noHBand="0" w:noVBand="0"/>
      </w:tblPr>
      <w:tblGrid>
        <w:gridCol w:w="1175"/>
        <w:gridCol w:w="1008"/>
        <w:gridCol w:w="2857"/>
        <w:gridCol w:w="1344"/>
        <w:gridCol w:w="2016"/>
        <w:gridCol w:w="1176"/>
      </w:tblGrid>
      <w:tr w:rsidR="004B6649" w14:paraId="69BD5B1A"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972" w:type="dxa"/>
          </w:tcPr>
          <w:p w14:paraId="190960CD" w14:textId="77777777" w:rsidR="004B6649" w:rsidRDefault="00A84654">
            <w:pPr>
              <w:pStyle w:val="Compact"/>
            </w:pPr>
            <w:r>
              <w:t>Visit</w:t>
            </w:r>
          </w:p>
        </w:tc>
        <w:tc>
          <w:tcPr>
            <w:tcW w:w="833" w:type="dxa"/>
          </w:tcPr>
          <w:p w14:paraId="17D363EE" w14:textId="77777777" w:rsidR="004B6649" w:rsidRDefault="00A84654">
            <w:pPr>
              <w:pStyle w:val="Compact"/>
            </w:pPr>
            <w:r>
              <w:t>Type</w:t>
            </w:r>
          </w:p>
        </w:tc>
        <w:tc>
          <w:tcPr>
            <w:tcW w:w="2362" w:type="dxa"/>
          </w:tcPr>
          <w:p w14:paraId="23AD5191" w14:textId="77777777" w:rsidR="004B6649" w:rsidRDefault="00A84654">
            <w:pPr>
              <w:pStyle w:val="Compact"/>
            </w:pPr>
            <w:r>
              <w:t>Duration (days)</w:t>
            </w:r>
          </w:p>
        </w:tc>
        <w:tc>
          <w:tcPr>
            <w:tcW w:w="1111" w:type="dxa"/>
          </w:tcPr>
          <w:p w14:paraId="4B1EF2AE" w14:textId="77777777" w:rsidR="004B6649" w:rsidRDefault="00A84654">
            <w:pPr>
              <w:pStyle w:val="Compact"/>
            </w:pPr>
            <w:r>
              <w:t>Window</w:t>
            </w:r>
          </w:p>
        </w:tc>
        <w:tc>
          <w:tcPr>
            <w:tcW w:w="1667" w:type="dxa"/>
          </w:tcPr>
          <w:p w14:paraId="7D50D03A" w14:textId="77777777" w:rsidR="004B6649" w:rsidRDefault="00A84654">
            <w:pPr>
              <w:pStyle w:val="Compact"/>
            </w:pPr>
            <w:r>
              <w:t>From Visit</w:t>
            </w:r>
          </w:p>
        </w:tc>
        <w:tc>
          <w:tcPr>
            <w:tcW w:w="972" w:type="dxa"/>
          </w:tcPr>
          <w:p w14:paraId="20514B2A" w14:textId="77777777" w:rsidR="004B6649" w:rsidRDefault="00A84654">
            <w:pPr>
              <w:pStyle w:val="Compact"/>
            </w:pPr>
            <w:r>
              <w:t>Alert</w:t>
            </w:r>
          </w:p>
        </w:tc>
      </w:tr>
      <w:tr w:rsidR="004B6649" w14:paraId="44CD5572" w14:textId="77777777">
        <w:tc>
          <w:tcPr>
            <w:tcW w:w="972" w:type="dxa"/>
          </w:tcPr>
          <w:p w14:paraId="205CF446" w14:textId="77777777" w:rsidR="004B6649" w:rsidRDefault="00A84654">
            <w:pPr>
              <w:pStyle w:val="Compact"/>
            </w:pPr>
            <w:r>
              <w:t>Screening Visit</w:t>
            </w:r>
          </w:p>
        </w:tc>
        <w:tc>
          <w:tcPr>
            <w:tcW w:w="833" w:type="dxa"/>
          </w:tcPr>
          <w:p w14:paraId="2913F6A0" w14:textId="77777777" w:rsidR="004B6649" w:rsidRDefault="00A84654">
            <w:pPr>
              <w:pStyle w:val="Compact"/>
            </w:pPr>
            <w:r>
              <w:t>Screening</w:t>
            </w:r>
          </w:p>
        </w:tc>
        <w:tc>
          <w:tcPr>
            <w:tcW w:w="2362" w:type="dxa"/>
          </w:tcPr>
          <w:p w14:paraId="7DE91FC1" w14:textId="77777777" w:rsidR="004B6649" w:rsidRDefault="00A84654">
            <w:pPr>
              <w:pStyle w:val="Compact"/>
            </w:pPr>
            <w:r>
              <w:t>14</w:t>
            </w:r>
          </w:p>
        </w:tc>
        <w:tc>
          <w:tcPr>
            <w:tcW w:w="1111" w:type="dxa"/>
          </w:tcPr>
          <w:p w14:paraId="737421D3" w14:textId="77777777" w:rsidR="004B6649" w:rsidRDefault="00A84654">
            <w:pPr>
              <w:pStyle w:val="Compact"/>
            </w:pPr>
            <w:r>
              <w:t>Actual date</w:t>
            </w:r>
          </w:p>
        </w:tc>
        <w:tc>
          <w:tcPr>
            <w:tcW w:w="1667" w:type="dxa"/>
          </w:tcPr>
          <w:p w14:paraId="49429F73" w14:textId="77777777" w:rsidR="004B6649" w:rsidRDefault="00A84654">
            <w:pPr>
              <w:pStyle w:val="Compact"/>
            </w:pPr>
            <w:r>
              <w:t>0/0</w:t>
            </w:r>
          </w:p>
        </w:tc>
        <w:tc>
          <w:tcPr>
            <w:tcW w:w="972" w:type="dxa"/>
          </w:tcPr>
          <w:p w14:paraId="1BEBEC1A" w14:textId="77777777" w:rsidR="004B6649" w:rsidRDefault="00A84654">
            <w:pPr>
              <w:pStyle w:val="Compact"/>
            </w:pPr>
            <w:r>
              <w:t>NA</w:t>
            </w:r>
          </w:p>
        </w:tc>
      </w:tr>
      <w:tr w:rsidR="004B6649" w14:paraId="2EB70382" w14:textId="77777777">
        <w:tc>
          <w:tcPr>
            <w:tcW w:w="972" w:type="dxa"/>
          </w:tcPr>
          <w:p w14:paraId="1453D281" w14:textId="77777777" w:rsidR="004B6649" w:rsidRDefault="00A84654">
            <w:pPr>
              <w:pStyle w:val="Compact"/>
            </w:pPr>
            <w:r>
              <w:t>Visit 2 (Randomization)</w:t>
            </w:r>
          </w:p>
        </w:tc>
        <w:tc>
          <w:tcPr>
            <w:tcW w:w="833" w:type="dxa"/>
          </w:tcPr>
          <w:p w14:paraId="6EBF5B67" w14:textId="77777777" w:rsidR="004B6649" w:rsidRDefault="00A84654">
            <w:pPr>
              <w:pStyle w:val="Compact"/>
            </w:pPr>
            <w:r>
              <w:t>Randomization</w:t>
            </w:r>
          </w:p>
        </w:tc>
        <w:tc>
          <w:tcPr>
            <w:tcW w:w="2362" w:type="dxa"/>
          </w:tcPr>
          <w:p w14:paraId="3E2275A1" w14:textId="77777777" w:rsidR="004B6649" w:rsidRDefault="00A84654">
            <w:pPr>
              <w:pStyle w:val="Compact"/>
            </w:pPr>
            <w:r>
              <w:t>0</w:t>
            </w:r>
          </w:p>
        </w:tc>
        <w:tc>
          <w:tcPr>
            <w:tcW w:w="1111" w:type="dxa"/>
          </w:tcPr>
          <w:p w14:paraId="4B077B07" w14:textId="77777777" w:rsidR="004B6649" w:rsidRDefault="00A84654">
            <w:pPr>
              <w:pStyle w:val="Compact"/>
            </w:pPr>
            <w:r>
              <w:t>Date of Randomization</w:t>
            </w:r>
          </w:p>
        </w:tc>
        <w:tc>
          <w:tcPr>
            <w:tcW w:w="1667" w:type="dxa"/>
          </w:tcPr>
          <w:p w14:paraId="790797B4" w14:textId="77777777" w:rsidR="004B6649" w:rsidRDefault="00A84654">
            <w:pPr>
              <w:pStyle w:val="Compact"/>
            </w:pPr>
            <w:r>
              <w:t>Actual date</w:t>
            </w:r>
          </w:p>
        </w:tc>
        <w:tc>
          <w:tcPr>
            <w:tcW w:w="972" w:type="dxa"/>
          </w:tcPr>
          <w:p w14:paraId="3353BE44" w14:textId="77777777" w:rsidR="004B6649" w:rsidRDefault="00A84654">
            <w:pPr>
              <w:pStyle w:val="Compact"/>
            </w:pPr>
            <w:r>
              <w:t>0/0</w:t>
            </w:r>
          </w:p>
        </w:tc>
      </w:tr>
      <w:tr w:rsidR="004B6649" w14:paraId="30E7E530" w14:textId="77777777">
        <w:tc>
          <w:tcPr>
            <w:tcW w:w="972" w:type="dxa"/>
          </w:tcPr>
          <w:p w14:paraId="3E0E4CAC" w14:textId="77777777" w:rsidR="004B6649" w:rsidRDefault="00A84654">
            <w:pPr>
              <w:pStyle w:val="Compact"/>
            </w:pPr>
            <w:r>
              <w:t>Visit 3</w:t>
            </w:r>
          </w:p>
        </w:tc>
        <w:tc>
          <w:tcPr>
            <w:tcW w:w="833" w:type="dxa"/>
          </w:tcPr>
          <w:p w14:paraId="45A03009" w14:textId="77777777" w:rsidR="004B6649" w:rsidRDefault="00A84654">
            <w:pPr>
              <w:pStyle w:val="Compact"/>
            </w:pPr>
            <w:r>
              <w:t>Visit</w:t>
            </w:r>
          </w:p>
        </w:tc>
        <w:tc>
          <w:tcPr>
            <w:tcW w:w="2362" w:type="dxa"/>
          </w:tcPr>
          <w:p w14:paraId="2D5FA309" w14:textId="77777777" w:rsidR="004B6649" w:rsidRDefault="00A84654">
            <w:pPr>
              <w:pStyle w:val="Compact"/>
            </w:pPr>
            <w:r>
              <w:t>14</w:t>
            </w:r>
          </w:p>
        </w:tc>
        <w:tc>
          <w:tcPr>
            <w:tcW w:w="1111" w:type="dxa"/>
          </w:tcPr>
          <w:p w14:paraId="48FE5AF9" w14:textId="77777777" w:rsidR="004B6649" w:rsidRDefault="00A84654">
            <w:pPr>
              <w:pStyle w:val="Compact"/>
            </w:pPr>
            <w:r>
              <w:t>Randomization Visit</w:t>
            </w:r>
          </w:p>
        </w:tc>
        <w:tc>
          <w:tcPr>
            <w:tcW w:w="1667" w:type="dxa"/>
          </w:tcPr>
          <w:p w14:paraId="60F4DFF7" w14:textId="77777777" w:rsidR="004B6649" w:rsidRDefault="00A84654">
            <w:pPr>
              <w:pStyle w:val="Compact"/>
            </w:pPr>
            <w:r>
              <w:t>Actual date</w:t>
            </w:r>
          </w:p>
        </w:tc>
        <w:tc>
          <w:tcPr>
            <w:tcW w:w="972" w:type="dxa"/>
          </w:tcPr>
          <w:p w14:paraId="2D40FAF2" w14:textId="77777777" w:rsidR="004B6649" w:rsidRDefault="00A84654">
            <w:pPr>
              <w:pStyle w:val="Compact"/>
            </w:pPr>
            <w:r>
              <w:t>2/2</w:t>
            </w:r>
          </w:p>
        </w:tc>
      </w:tr>
      <w:tr w:rsidR="004B6649" w14:paraId="61D12914" w14:textId="77777777">
        <w:tc>
          <w:tcPr>
            <w:tcW w:w="972" w:type="dxa"/>
          </w:tcPr>
          <w:p w14:paraId="4B504305" w14:textId="77777777" w:rsidR="004B6649" w:rsidRDefault="00A84654">
            <w:pPr>
              <w:pStyle w:val="Compact"/>
            </w:pPr>
            <w:r>
              <w:t>Visit 4 (EOT)</w:t>
            </w:r>
          </w:p>
        </w:tc>
        <w:tc>
          <w:tcPr>
            <w:tcW w:w="833" w:type="dxa"/>
          </w:tcPr>
          <w:p w14:paraId="6127F5D3" w14:textId="77777777" w:rsidR="004B6649" w:rsidRDefault="00A84654">
            <w:pPr>
              <w:pStyle w:val="Compact"/>
            </w:pPr>
            <w:r>
              <w:t>Visit</w:t>
            </w:r>
          </w:p>
        </w:tc>
        <w:tc>
          <w:tcPr>
            <w:tcW w:w="2362" w:type="dxa"/>
          </w:tcPr>
          <w:p w14:paraId="550E85C7" w14:textId="77777777" w:rsidR="004B6649" w:rsidRDefault="00A84654">
            <w:pPr>
              <w:pStyle w:val="Compact"/>
            </w:pPr>
            <w:r>
              <w:t>28</w:t>
            </w:r>
          </w:p>
        </w:tc>
        <w:tc>
          <w:tcPr>
            <w:tcW w:w="1111" w:type="dxa"/>
          </w:tcPr>
          <w:p w14:paraId="292F133D" w14:textId="77777777" w:rsidR="004B6649" w:rsidRDefault="00A84654">
            <w:pPr>
              <w:pStyle w:val="Compact"/>
            </w:pPr>
            <w:r>
              <w:t>Randomization Visit</w:t>
            </w:r>
          </w:p>
        </w:tc>
        <w:tc>
          <w:tcPr>
            <w:tcW w:w="1667" w:type="dxa"/>
          </w:tcPr>
          <w:p w14:paraId="0E01CCE0" w14:textId="77777777" w:rsidR="004B6649" w:rsidRDefault="00A84654">
            <w:pPr>
              <w:pStyle w:val="Compact"/>
            </w:pPr>
            <w:r>
              <w:t>Actual date</w:t>
            </w:r>
          </w:p>
        </w:tc>
        <w:tc>
          <w:tcPr>
            <w:tcW w:w="972" w:type="dxa"/>
          </w:tcPr>
          <w:p w14:paraId="761D6C50" w14:textId="77777777" w:rsidR="004B6649" w:rsidRDefault="00A84654">
            <w:pPr>
              <w:pStyle w:val="Compact"/>
            </w:pPr>
            <w:r>
              <w:t>2/2</w:t>
            </w:r>
          </w:p>
        </w:tc>
      </w:tr>
      <w:tr w:rsidR="004B6649" w14:paraId="1CA0B4C0" w14:textId="77777777">
        <w:tc>
          <w:tcPr>
            <w:tcW w:w="972" w:type="dxa"/>
          </w:tcPr>
          <w:p w14:paraId="3021D363" w14:textId="77777777" w:rsidR="004B6649" w:rsidRDefault="00A84654">
            <w:pPr>
              <w:pStyle w:val="Compact"/>
            </w:pPr>
            <w:r>
              <w:t>FUP</w:t>
            </w:r>
          </w:p>
        </w:tc>
        <w:tc>
          <w:tcPr>
            <w:tcW w:w="833" w:type="dxa"/>
          </w:tcPr>
          <w:p w14:paraId="1CB73EC1" w14:textId="77777777" w:rsidR="004B6649" w:rsidRDefault="00A84654">
            <w:pPr>
              <w:pStyle w:val="Compact"/>
            </w:pPr>
            <w:r>
              <w:t>Visit</w:t>
            </w:r>
          </w:p>
        </w:tc>
        <w:tc>
          <w:tcPr>
            <w:tcW w:w="2362" w:type="dxa"/>
          </w:tcPr>
          <w:p w14:paraId="3CEF3806" w14:textId="77777777" w:rsidR="004B6649" w:rsidRDefault="00A84654">
            <w:pPr>
              <w:pStyle w:val="Compact"/>
            </w:pPr>
            <w:r>
              <w:t>42</w:t>
            </w:r>
          </w:p>
        </w:tc>
        <w:tc>
          <w:tcPr>
            <w:tcW w:w="1111" w:type="dxa"/>
          </w:tcPr>
          <w:p w14:paraId="404503B7" w14:textId="77777777" w:rsidR="004B6649" w:rsidRDefault="00A84654">
            <w:pPr>
              <w:pStyle w:val="Compact"/>
            </w:pPr>
            <w:r>
              <w:t>Randomization Visit</w:t>
            </w:r>
          </w:p>
        </w:tc>
        <w:tc>
          <w:tcPr>
            <w:tcW w:w="1667" w:type="dxa"/>
          </w:tcPr>
          <w:p w14:paraId="32AC4C89" w14:textId="77777777" w:rsidR="004B6649" w:rsidRDefault="00A84654">
            <w:pPr>
              <w:pStyle w:val="Compact"/>
            </w:pPr>
            <w:r>
              <w:t>Actual date</w:t>
            </w:r>
          </w:p>
        </w:tc>
        <w:tc>
          <w:tcPr>
            <w:tcW w:w="972" w:type="dxa"/>
          </w:tcPr>
          <w:p w14:paraId="1701016F" w14:textId="77777777" w:rsidR="004B6649" w:rsidRDefault="00A84654">
            <w:pPr>
              <w:pStyle w:val="Compact"/>
            </w:pPr>
            <w:r>
              <w:t>2/2</w:t>
            </w:r>
          </w:p>
        </w:tc>
      </w:tr>
    </w:tbl>
    <w:p w14:paraId="5C42F0C8" w14:textId="77777777" w:rsidR="004B6649" w:rsidRDefault="00A84654">
      <w:pPr>
        <w:pStyle w:val="Heading4"/>
      </w:pPr>
      <w:bookmarkStart w:id="90" w:name="email-notifications-urs-11.8"/>
      <w:bookmarkEnd w:id="88"/>
      <w:r>
        <w:t>6.12.5 Email Notifications (URS 11.8)</w:t>
      </w:r>
    </w:p>
    <w:tbl>
      <w:tblPr>
        <w:tblStyle w:val="Table"/>
        <w:tblW w:w="5000" w:type="pct"/>
        <w:tblLayout w:type="fixed"/>
        <w:tblLook w:val="0020" w:firstRow="1" w:lastRow="0" w:firstColumn="0" w:lastColumn="0" w:noHBand="0" w:noVBand="0"/>
      </w:tblPr>
      <w:tblGrid>
        <w:gridCol w:w="3648"/>
        <w:gridCol w:w="5928"/>
      </w:tblGrid>
      <w:tr w:rsidR="004B6649" w14:paraId="4BECA2A8"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0F1C09FE" w14:textId="77777777" w:rsidR="004B6649" w:rsidRDefault="00A84654">
            <w:pPr>
              <w:pStyle w:val="Compact"/>
            </w:pPr>
            <w:r>
              <w:t>Req ID</w:t>
            </w:r>
          </w:p>
        </w:tc>
        <w:tc>
          <w:tcPr>
            <w:tcW w:w="4902" w:type="dxa"/>
          </w:tcPr>
          <w:p w14:paraId="41B806E0" w14:textId="77777777" w:rsidR="004B6649" w:rsidRDefault="00A84654">
            <w:pPr>
              <w:pStyle w:val="Compact"/>
            </w:pPr>
            <w:r>
              <w:t>Description</w:t>
            </w:r>
          </w:p>
        </w:tc>
      </w:tr>
      <w:tr w:rsidR="004B6649" w14:paraId="2563AB3A" w14:textId="77777777">
        <w:tc>
          <w:tcPr>
            <w:tcW w:w="3017" w:type="dxa"/>
          </w:tcPr>
          <w:p w14:paraId="5028D45B" w14:textId="77777777" w:rsidR="004B6649" w:rsidRDefault="00A84654">
            <w:pPr>
              <w:pStyle w:val="Compact"/>
            </w:pPr>
            <w:r>
              <w:t>URS 11.8</w:t>
            </w:r>
          </w:p>
        </w:tc>
        <w:tc>
          <w:tcPr>
            <w:tcW w:w="4902" w:type="dxa"/>
          </w:tcPr>
          <w:p w14:paraId="49679248" w14:textId="77777777" w:rsidR="004B6649" w:rsidRDefault="00A84654">
            <w:pPr>
              <w:pStyle w:val="Compact"/>
            </w:pPr>
            <w:r>
              <w:t xml:space="preserve">Email Notification/alerts is to be sent for different activities based on the assigned role. In case of any </w:t>
            </w:r>
            <w:r>
              <w:lastRenderedPageBreak/>
              <w:t>change in member, DataTrial team shall be in</w:t>
            </w:r>
            <w:r>
              <w:t>timated for updating</w:t>
            </w:r>
          </w:p>
        </w:tc>
      </w:tr>
    </w:tbl>
    <w:p w14:paraId="7BAC8617" w14:textId="77777777" w:rsidR="004B6649" w:rsidRDefault="00A84654">
      <w:pPr>
        <w:pStyle w:val="BodyText"/>
      </w:pPr>
      <w:r>
        <w:rPr>
          <w:b/>
          <w:bCs/>
        </w:rPr>
        <w:lastRenderedPageBreak/>
        <w:t>Email Notification Triggers:</w:t>
      </w:r>
      <w:r>
        <w:t xml:space="preserve"> | Activity | Recipients | |———-|————| | Shipment request generated | PM, CRA, and Depot Manager | | Kit dispatched to site | PM, CRA, Site users | | Kit received at site | PM, CRA, Depot Manager | | Subjec</w:t>
      </w:r>
      <w:r>
        <w:t>t screened | PM, CRA | | Randomization request raised | Medical Monitor | | Subject randomized | PM, CRA | | Subject discontinued | PM, CRA | | Query raised | Assigned user based on role | | Query responded | Query originator |</w:t>
      </w:r>
    </w:p>
    <w:p w14:paraId="24A11F23" w14:textId="77777777" w:rsidR="004B6649" w:rsidRDefault="00A84654">
      <w:pPr>
        <w:pStyle w:val="Heading4"/>
      </w:pPr>
      <w:bookmarkStart w:id="91" w:name="trf-comments-and-documents-upload"/>
      <w:bookmarkEnd w:id="90"/>
      <w:r>
        <w:t>6.12.6 TRF, Comments and Doc</w:t>
      </w:r>
      <w:r>
        <w:t>uments Upload</w:t>
      </w:r>
    </w:p>
    <w:tbl>
      <w:tblPr>
        <w:tblStyle w:val="Table"/>
        <w:tblW w:w="5000" w:type="pct"/>
        <w:tblLayout w:type="fixed"/>
        <w:tblLook w:val="0020" w:firstRow="1" w:lastRow="0" w:firstColumn="0" w:lastColumn="0" w:noHBand="0" w:noVBand="0"/>
      </w:tblPr>
      <w:tblGrid>
        <w:gridCol w:w="3648"/>
        <w:gridCol w:w="5928"/>
      </w:tblGrid>
      <w:tr w:rsidR="004B6649" w14:paraId="39F5A28B"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54344214" w14:textId="77777777" w:rsidR="004B6649" w:rsidRDefault="00A84654">
            <w:pPr>
              <w:pStyle w:val="Compact"/>
            </w:pPr>
            <w:r>
              <w:t>Req ID</w:t>
            </w:r>
          </w:p>
        </w:tc>
        <w:tc>
          <w:tcPr>
            <w:tcW w:w="4902" w:type="dxa"/>
          </w:tcPr>
          <w:p w14:paraId="73D7D43A" w14:textId="77777777" w:rsidR="004B6649" w:rsidRDefault="00A84654">
            <w:pPr>
              <w:pStyle w:val="Compact"/>
            </w:pPr>
            <w:r>
              <w:t>Description</w:t>
            </w:r>
          </w:p>
        </w:tc>
      </w:tr>
      <w:tr w:rsidR="004B6649" w14:paraId="540A8D2A" w14:textId="77777777">
        <w:tc>
          <w:tcPr>
            <w:tcW w:w="3017" w:type="dxa"/>
          </w:tcPr>
          <w:p w14:paraId="1F697083" w14:textId="77777777" w:rsidR="004B6649" w:rsidRDefault="00A84654">
            <w:pPr>
              <w:pStyle w:val="Compact"/>
            </w:pPr>
            <w:r>
              <w:t>URS 11.5</w:t>
            </w:r>
          </w:p>
        </w:tc>
        <w:tc>
          <w:tcPr>
            <w:tcW w:w="4902" w:type="dxa"/>
          </w:tcPr>
          <w:p w14:paraId="2B0E060B" w14:textId="77777777" w:rsidR="004B6649" w:rsidRDefault="00A84654">
            <w:pPr>
              <w:pStyle w:val="Compact"/>
            </w:pPr>
            <w:r>
              <w:rPr>
                <w:b/>
                <w:bCs/>
              </w:rPr>
              <w:t>TRF</w:t>
            </w:r>
            <w:r>
              <w:t xml:space="preserve"> </w:t>
            </w:r>
            <w:r>
              <w:t>- Add TRF should be allowed in (Screening, Visit 4(EOT) and End of study). Only CRC/PI should have rights to add TRF. Once TRF is added, email alert should be received to Lab. Lab should be allowed to download TRF and upload relevant documents. CRA, Medica</w:t>
            </w:r>
            <w:r>
              <w:t xml:space="preserve">l monitor and PM should have only view rights of TRF. </w:t>
            </w:r>
            <w:r>
              <w:rPr>
                <w:b/>
                <w:bCs/>
              </w:rPr>
              <w:t>Comment</w:t>
            </w:r>
            <w:r>
              <w:t xml:space="preserve"> - Add comment should be allowed in all visits except FUP (Physical-Telephonic) and End of study. PI, CRC, CRA and Medical Monitor should have rights to add/view comments. Added comments should b</w:t>
            </w:r>
            <w:r>
              <w:t xml:space="preserve">e seen to each other. </w:t>
            </w:r>
            <w:r>
              <w:rPr>
                <w:b/>
                <w:bCs/>
              </w:rPr>
              <w:t>Documents Upload</w:t>
            </w:r>
            <w:r>
              <w:t xml:space="preserve"> - System should allow to upload documents in all visits except FUP (Physical-Telephonic). Upload documents should be allowed to CRC, PI, CRA, PM, Medical Monitor and Lab roles. System shall allow to download uploaded </w:t>
            </w:r>
            <w:r>
              <w:t>documents</w:t>
            </w:r>
          </w:p>
        </w:tc>
      </w:tr>
      <w:tr w:rsidR="004B6649" w14:paraId="039B3861" w14:textId="77777777">
        <w:tc>
          <w:tcPr>
            <w:tcW w:w="3017" w:type="dxa"/>
          </w:tcPr>
          <w:p w14:paraId="33D674CD" w14:textId="77777777" w:rsidR="004B6649" w:rsidRDefault="00A84654">
            <w:pPr>
              <w:pStyle w:val="Compact"/>
            </w:pPr>
            <w:r>
              <w:t>URS 11.6</w:t>
            </w:r>
          </w:p>
        </w:tc>
        <w:tc>
          <w:tcPr>
            <w:tcW w:w="4902" w:type="dxa"/>
          </w:tcPr>
          <w:p w14:paraId="454BAF91" w14:textId="77777777" w:rsidR="004B6649" w:rsidRDefault="00A84654">
            <w:pPr>
              <w:pStyle w:val="Compact"/>
            </w:pPr>
            <w:r>
              <w:rPr>
                <w:b/>
                <w:bCs/>
              </w:rPr>
              <w:t>IWRS - Subject Visit Management</w:t>
            </w:r>
            <w:r>
              <w:t xml:space="preserve"> - System shall capture visit-specific data for each subject visit</w:t>
            </w:r>
          </w:p>
        </w:tc>
      </w:tr>
    </w:tbl>
    <w:p w14:paraId="74CE8786" w14:textId="375B557B" w:rsidR="004B6649" w:rsidRDefault="00A84654">
      <w:pPr>
        <w:pStyle w:val="BodyText"/>
      </w:pPr>
      <w:r>
        <w:rPr>
          <w:b/>
          <w:bCs/>
        </w:rPr>
        <w:t>URS 11.6 - Visit Details</w:t>
      </w:r>
      <w:ins w:id="92" w:author="Muralidhar Panapakam" w:date="2026-02-15T17:26:00Z">
        <w:r w:rsidR="00644AEB">
          <w:rPr>
            <w:b/>
            <w:bCs/>
          </w:rPr>
          <w:t xml:space="preserve"> (Eg.)</w:t>
        </w:r>
      </w:ins>
      <w:r>
        <w:rPr>
          <w:b/>
          <w:bCs/>
        </w:rPr>
        <w:t>:</w:t>
      </w:r>
    </w:p>
    <w:tbl>
      <w:tblPr>
        <w:tblStyle w:val="Table"/>
        <w:tblW w:w="5000" w:type="pct"/>
        <w:tblLayout w:type="fixed"/>
        <w:tblLook w:val="0020" w:firstRow="1" w:lastRow="0" w:firstColumn="0" w:lastColumn="0" w:noHBand="0" w:noVBand="0"/>
      </w:tblPr>
      <w:tblGrid>
        <w:gridCol w:w="6246"/>
        <w:gridCol w:w="3330"/>
      </w:tblGrid>
      <w:tr w:rsidR="004B6649" w14:paraId="64C8B73A"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5165" w:type="dxa"/>
          </w:tcPr>
          <w:p w14:paraId="323218EA" w14:textId="77777777" w:rsidR="004B6649" w:rsidRDefault="00A84654">
            <w:pPr>
              <w:pStyle w:val="Compact"/>
            </w:pPr>
            <w:r>
              <w:t>Visit Details</w:t>
            </w:r>
          </w:p>
        </w:tc>
        <w:tc>
          <w:tcPr>
            <w:tcW w:w="2754" w:type="dxa"/>
          </w:tcPr>
          <w:p w14:paraId="46F29EF3" w14:textId="77777777" w:rsidR="004B6649" w:rsidRDefault="00A84654">
            <w:pPr>
              <w:pStyle w:val="Compact"/>
            </w:pPr>
            <w:r>
              <w:t>Fields</w:t>
            </w:r>
          </w:p>
        </w:tc>
      </w:tr>
      <w:tr w:rsidR="004B6649" w14:paraId="72E4D1AB" w14:textId="77777777">
        <w:tc>
          <w:tcPr>
            <w:tcW w:w="5165" w:type="dxa"/>
          </w:tcPr>
          <w:p w14:paraId="032A1BF1" w14:textId="77777777" w:rsidR="004B6649" w:rsidRDefault="00A84654">
            <w:pPr>
              <w:pStyle w:val="Compact"/>
            </w:pPr>
            <w:r>
              <w:rPr>
                <w:b/>
                <w:bCs/>
              </w:rPr>
              <w:t>Screening Visit</w:t>
            </w:r>
          </w:p>
        </w:tc>
        <w:tc>
          <w:tcPr>
            <w:tcW w:w="2754" w:type="dxa"/>
          </w:tcPr>
          <w:p w14:paraId="017EA74C" w14:textId="77777777" w:rsidR="004B6649" w:rsidRDefault="00A84654">
            <w:pPr>
              <w:pStyle w:val="Compact"/>
            </w:pPr>
            <w:r>
              <w:t>Demographic Details: Visit Date, Subject Initial, Screening Number, Gende</w:t>
            </w:r>
            <w:r>
              <w:t xml:space="preserve">r (Male/Female), Date of Birth, Informed Consent Date, Age (Autogenerated), Height(cm), Weight(kg). </w:t>
            </w:r>
            <w:r>
              <w:rPr>
                <w:b/>
                <w:bCs/>
              </w:rPr>
              <w:t>Eligibility Request</w:t>
            </w:r>
            <w:r>
              <w:t xml:space="preserve">: 5 days of Total Nasal Symptoms Scores (Yes/No), Lab Report </w:t>
            </w:r>
            <w:r>
              <w:lastRenderedPageBreak/>
              <w:t>(Yes/No), ECG (Yes/No), Previous Prescriptions (Yes/No), Patient Screening D</w:t>
            </w:r>
            <w:r>
              <w:t>iary (Yes/No). Note: Send for Approval button should be seen once data is filled in all fields of demographic and Eligibility request</w:t>
            </w:r>
          </w:p>
        </w:tc>
      </w:tr>
      <w:tr w:rsidR="004B6649" w14:paraId="303D9FD5" w14:textId="77777777">
        <w:tc>
          <w:tcPr>
            <w:tcW w:w="5165" w:type="dxa"/>
          </w:tcPr>
          <w:p w14:paraId="4F4C93C3" w14:textId="77777777" w:rsidR="004B6649" w:rsidRDefault="00A84654">
            <w:pPr>
              <w:pStyle w:val="Compact"/>
            </w:pPr>
            <w:r>
              <w:rPr>
                <w:b/>
                <w:bCs/>
              </w:rPr>
              <w:lastRenderedPageBreak/>
              <w:t>Visit 2 (Randomization)</w:t>
            </w:r>
          </w:p>
        </w:tc>
        <w:tc>
          <w:tcPr>
            <w:tcW w:w="2754" w:type="dxa"/>
          </w:tcPr>
          <w:p w14:paraId="47CD763B" w14:textId="77777777" w:rsidR="004B6649" w:rsidRDefault="00A84654">
            <w:pPr>
              <w:pStyle w:val="Compact"/>
            </w:pPr>
            <w:r>
              <w:t>Subject Initial, Screening Number, Visit date, Randomization number (Autogenerated), Assigned Kit number (Autogenerated), Number of tablets dispensed in current visit (Autocalculated once dispense kit button is clicked)</w:t>
            </w:r>
          </w:p>
        </w:tc>
      </w:tr>
      <w:tr w:rsidR="004B6649" w14:paraId="16E2F4C8" w14:textId="77777777">
        <w:tc>
          <w:tcPr>
            <w:tcW w:w="5165" w:type="dxa"/>
          </w:tcPr>
          <w:p w14:paraId="47298585" w14:textId="77777777" w:rsidR="004B6649" w:rsidRDefault="00A84654">
            <w:pPr>
              <w:pStyle w:val="Compact"/>
            </w:pPr>
            <w:r>
              <w:rPr>
                <w:b/>
                <w:bCs/>
              </w:rPr>
              <w:t>Visit 3</w:t>
            </w:r>
          </w:p>
        </w:tc>
        <w:tc>
          <w:tcPr>
            <w:tcW w:w="2754" w:type="dxa"/>
          </w:tcPr>
          <w:p w14:paraId="1EF422AC" w14:textId="77777777" w:rsidR="004B6649" w:rsidRDefault="00A84654">
            <w:pPr>
              <w:pStyle w:val="Compact"/>
            </w:pPr>
            <w:r>
              <w:t xml:space="preserve">Subject Initial, Screening </w:t>
            </w:r>
            <w:r>
              <w:t>Number, Visit Date, Kit dispensed in Visit 2 (Autoreflect data of visit 2), Number of tablets dispensed in Visit 2 (Autoreflect data of visit 2), Number of tablets returned, Number of tablets missed/disposed, Number of tablets dispensed in current visit (A</w:t>
            </w:r>
            <w:r>
              <w:t>utocalculated once dispense kit button is clicked)</w:t>
            </w:r>
          </w:p>
        </w:tc>
      </w:tr>
      <w:tr w:rsidR="004B6649" w14:paraId="5E86C837" w14:textId="77777777">
        <w:tc>
          <w:tcPr>
            <w:tcW w:w="5165" w:type="dxa"/>
          </w:tcPr>
          <w:p w14:paraId="1BD55D66" w14:textId="77777777" w:rsidR="004B6649" w:rsidRDefault="004B6649">
            <w:pPr>
              <w:pStyle w:val="Compact"/>
            </w:pPr>
          </w:p>
        </w:tc>
        <w:tc>
          <w:tcPr>
            <w:tcW w:w="2754" w:type="dxa"/>
          </w:tcPr>
          <w:p w14:paraId="636CC322" w14:textId="77777777" w:rsidR="004B6649" w:rsidRDefault="00A84654">
            <w:pPr>
              <w:pStyle w:val="Compact"/>
            </w:pPr>
            <w:r>
              <w:rPr>
                <w:b/>
                <w:bCs/>
              </w:rPr>
              <w:t>Comment</w:t>
            </w:r>
            <w:r>
              <w:t xml:space="preserve"> - Add comment should be allowed in all visits except FUP (Physical-Telephonic) and End of study. PI, CRC, CRA and Medical Monitor should have rights to add/view comments. Added comments should be</w:t>
            </w:r>
            <w:r>
              <w:t xml:space="preserve"> seen to each other</w:t>
            </w:r>
          </w:p>
        </w:tc>
      </w:tr>
      <w:tr w:rsidR="004B6649" w14:paraId="70805EEB" w14:textId="77777777">
        <w:tc>
          <w:tcPr>
            <w:tcW w:w="5165" w:type="dxa"/>
          </w:tcPr>
          <w:p w14:paraId="73BBD027" w14:textId="77777777" w:rsidR="004B6649" w:rsidRDefault="004B6649">
            <w:pPr>
              <w:pStyle w:val="Compact"/>
            </w:pPr>
          </w:p>
        </w:tc>
        <w:tc>
          <w:tcPr>
            <w:tcW w:w="2754" w:type="dxa"/>
          </w:tcPr>
          <w:p w14:paraId="072D50C6" w14:textId="77777777" w:rsidR="004B6649" w:rsidRDefault="00A84654">
            <w:pPr>
              <w:pStyle w:val="Compact"/>
            </w:pPr>
            <w:r>
              <w:rPr>
                <w:b/>
                <w:bCs/>
              </w:rPr>
              <w:t>Documents Upload</w:t>
            </w:r>
            <w:r>
              <w:t xml:space="preserve"> - System should allow to upload documents in all visits except FUP (Physical-Telephonic). Upload documents should be </w:t>
            </w:r>
            <w:r>
              <w:lastRenderedPageBreak/>
              <w:t xml:space="preserve">allowed to CRC, PI, CRA, PM, Medical Monitor and Lab roles. System shall allow to download uploaded </w:t>
            </w:r>
            <w:r>
              <w:t>documents</w:t>
            </w:r>
          </w:p>
        </w:tc>
      </w:tr>
    </w:tbl>
    <w:p w14:paraId="07C656E9" w14:textId="77777777" w:rsidR="004B6649" w:rsidRDefault="00A84654">
      <w:pPr>
        <w:pStyle w:val="Heading4"/>
      </w:pPr>
      <w:bookmarkStart w:id="93" w:name="subject-matrix"/>
      <w:bookmarkEnd w:id="91"/>
      <w:r>
        <w:lastRenderedPageBreak/>
        <w:t>6.12.6 Subject Matrix</w:t>
      </w:r>
    </w:p>
    <w:p w14:paraId="5F00CDBC" w14:textId="77777777" w:rsidR="004B6649" w:rsidRDefault="00A84654">
      <w:pPr>
        <w:pStyle w:val="FirstParagraph"/>
      </w:pPr>
      <w:r>
        <w:t>Display of all subjects with: - Screening Number - Subject Initials - Sites filter - Subject Status filter - Visit status indicators per visit - Legend for status icons (Incomplete, Complete, Data Submitted, Query Generated</w:t>
      </w:r>
      <w:r>
        <w:t xml:space="preserve"> by CRA, SDV, UnSDV, Query Generated by DM, PI Reviewed, Locked, Unlocked)</w:t>
      </w:r>
    </w:p>
    <w:p w14:paraId="3CE17BC4" w14:textId="77777777" w:rsidR="004B6649" w:rsidRDefault="00A84654">
      <w:pPr>
        <w:pStyle w:val="Heading4"/>
      </w:pPr>
      <w:bookmarkStart w:id="94" w:name="unscheduled-visit"/>
      <w:bookmarkEnd w:id="93"/>
      <w:r>
        <w:t>6.12.7 Unscheduled Visit</w:t>
      </w:r>
    </w:p>
    <w:p w14:paraId="3155D935" w14:textId="77777777" w:rsidR="004B6649" w:rsidRDefault="00A84654">
      <w:pPr>
        <w:pStyle w:val="Compact"/>
        <w:numPr>
          <w:ilvl w:val="0"/>
          <w:numId w:val="13"/>
        </w:numPr>
      </w:pPr>
      <w:r>
        <w:t>Add Unscheduled Visit functionality</w:t>
      </w:r>
    </w:p>
    <w:p w14:paraId="457A9946" w14:textId="77777777" w:rsidR="004B6649" w:rsidRDefault="00A84654">
      <w:pPr>
        <w:pStyle w:val="Compact"/>
        <w:numPr>
          <w:ilvl w:val="0"/>
          <w:numId w:val="13"/>
        </w:numPr>
      </w:pPr>
      <w:r>
        <w:t>Fields: Unscheduled Visit Number, Visit Name, Date Of Unscheduled Visit, Reason For Unscheduled Visit, Select CRF (multi</w:t>
      </w:r>
      <w:r>
        <w:t>-select from available CRFs)</w:t>
      </w:r>
    </w:p>
    <w:p w14:paraId="0B56F62A" w14:textId="77777777" w:rsidR="004B6649" w:rsidRDefault="00A84654">
      <w:pPr>
        <w:pStyle w:val="Heading4"/>
      </w:pPr>
      <w:bookmarkStart w:id="95" w:name="adverse-event-form"/>
      <w:bookmarkEnd w:id="94"/>
      <w:r>
        <w:t>6.12.8 Adverse Event Form</w:t>
      </w:r>
    </w:p>
    <w:tbl>
      <w:tblPr>
        <w:tblStyle w:val="Table"/>
        <w:tblW w:w="5000" w:type="pct"/>
        <w:tblLayout w:type="fixed"/>
        <w:tblLook w:val="0020" w:firstRow="1" w:lastRow="0" w:firstColumn="0" w:lastColumn="0" w:noHBand="0" w:noVBand="0"/>
      </w:tblPr>
      <w:tblGrid>
        <w:gridCol w:w="3352"/>
        <w:gridCol w:w="6224"/>
      </w:tblGrid>
      <w:tr w:rsidR="004B6649" w14:paraId="23AE1BB7"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2772" w:type="dxa"/>
          </w:tcPr>
          <w:p w14:paraId="222E53AB" w14:textId="77777777" w:rsidR="004B6649" w:rsidRDefault="00A84654">
            <w:pPr>
              <w:pStyle w:val="Compact"/>
            </w:pPr>
            <w:r>
              <w:t>Field</w:t>
            </w:r>
          </w:p>
        </w:tc>
        <w:tc>
          <w:tcPr>
            <w:tcW w:w="5148" w:type="dxa"/>
          </w:tcPr>
          <w:p w14:paraId="664C999D" w14:textId="77777777" w:rsidR="004B6649" w:rsidRDefault="00A84654">
            <w:pPr>
              <w:pStyle w:val="Compact"/>
            </w:pPr>
            <w:r>
              <w:t>Description</w:t>
            </w:r>
          </w:p>
        </w:tc>
      </w:tr>
      <w:tr w:rsidR="004B6649" w14:paraId="19D43F60" w14:textId="77777777">
        <w:tc>
          <w:tcPr>
            <w:tcW w:w="2772" w:type="dxa"/>
          </w:tcPr>
          <w:p w14:paraId="696A02BC" w14:textId="77777777" w:rsidR="004B6649" w:rsidRDefault="00A84654">
            <w:pPr>
              <w:pStyle w:val="Compact"/>
            </w:pPr>
            <w:r>
              <w:t>Adverse Event Term</w:t>
            </w:r>
          </w:p>
        </w:tc>
        <w:tc>
          <w:tcPr>
            <w:tcW w:w="5148" w:type="dxa"/>
          </w:tcPr>
          <w:p w14:paraId="22F7DC89" w14:textId="77777777" w:rsidR="004B6649" w:rsidRDefault="00A84654">
            <w:pPr>
              <w:pStyle w:val="Compact"/>
            </w:pPr>
            <w:r>
              <w:t>Description of the event</w:t>
            </w:r>
          </w:p>
        </w:tc>
      </w:tr>
      <w:tr w:rsidR="004B6649" w14:paraId="08E51933" w14:textId="77777777">
        <w:tc>
          <w:tcPr>
            <w:tcW w:w="2772" w:type="dxa"/>
          </w:tcPr>
          <w:p w14:paraId="7E9003EA" w14:textId="77777777" w:rsidR="004B6649" w:rsidRDefault="00A84654">
            <w:pPr>
              <w:pStyle w:val="Compact"/>
            </w:pPr>
            <w:r>
              <w:t>Start date/time</w:t>
            </w:r>
          </w:p>
        </w:tc>
        <w:tc>
          <w:tcPr>
            <w:tcW w:w="5148" w:type="dxa"/>
          </w:tcPr>
          <w:p w14:paraId="75F31121" w14:textId="77777777" w:rsidR="004B6649" w:rsidRDefault="00A84654">
            <w:pPr>
              <w:pStyle w:val="Compact"/>
            </w:pPr>
            <w:r>
              <w:t>When event started</w:t>
            </w:r>
          </w:p>
        </w:tc>
      </w:tr>
      <w:tr w:rsidR="004B6649" w14:paraId="6AD57939" w14:textId="77777777">
        <w:tc>
          <w:tcPr>
            <w:tcW w:w="2772" w:type="dxa"/>
          </w:tcPr>
          <w:p w14:paraId="580476E4" w14:textId="77777777" w:rsidR="004B6649" w:rsidRDefault="00A84654">
            <w:pPr>
              <w:pStyle w:val="Compact"/>
            </w:pPr>
            <w:r>
              <w:t>Stop date/time</w:t>
            </w:r>
          </w:p>
        </w:tc>
        <w:tc>
          <w:tcPr>
            <w:tcW w:w="5148" w:type="dxa"/>
          </w:tcPr>
          <w:p w14:paraId="3E51FFF7" w14:textId="77777777" w:rsidR="004B6649" w:rsidRDefault="00A84654">
            <w:pPr>
              <w:pStyle w:val="Compact"/>
            </w:pPr>
            <w:r>
              <w:t>When event stopped</w:t>
            </w:r>
          </w:p>
        </w:tc>
      </w:tr>
      <w:tr w:rsidR="004B6649" w14:paraId="45EA1A95" w14:textId="77777777">
        <w:tc>
          <w:tcPr>
            <w:tcW w:w="2772" w:type="dxa"/>
          </w:tcPr>
          <w:p w14:paraId="1A987F63" w14:textId="77777777" w:rsidR="004B6649" w:rsidRDefault="00A84654">
            <w:pPr>
              <w:pStyle w:val="Compact"/>
            </w:pPr>
            <w:r>
              <w:t>Ongoing</w:t>
            </w:r>
          </w:p>
        </w:tc>
        <w:tc>
          <w:tcPr>
            <w:tcW w:w="5148" w:type="dxa"/>
          </w:tcPr>
          <w:p w14:paraId="675BC038" w14:textId="77777777" w:rsidR="004B6649" w:rsidRDefault="00A84654">
            <w:pPr>
              <w:pStyle w:val="Compact"/>
            </w:pPr>
            <w:r>
              <w:t>Yes/No</w:t>
            </w:r>
          </w:p>
        </w:tc>
      </w:tr>
      <w:tr w:rsidR="004B6649" w14:paraId="190BA75F" w14:textId="77777777">
        <w:tc>
          <w:tcPr>
            <w:tcW w:w="2772" w:type="dxa"/>
          </w:tcPr>
          <w:p w14:paraId="410A91BB" w14:textId="77777777" w:rsidR="004B6649" w:rsidRDefault="00A84654">
            <w:pPr>
              <w:pStyle w:val="Compact"/>
            </w:pPr>
            <w:r>
              <w:t>Severity</w:t>
            </w:r>
          </w:p>
        </w:tc>
        <w:tc>
          <w:tcPr>
            <w:tcW w:w="5148" w:type="dxa"/>
          </w:tcPr>
          <w:p w14:paraId="4D859756" w14:textId="77777777" w:rsidR="004B6649" w:rsidRDefault="00A84654">
            <w:pPr>
              <w:pStyle w:val="Compact"/>
            </w:pPr>
            <w:r>
              <w:t>Severity level</w:t>
            </w:r>
          </w:p>
        </w:tc>
      </w:tr>
      <w:tr w:rsidR="004B6649" w14:paraId="58568573" w14:textId="77777777">
        <w:tc>
          <w:tcPr>
            <w:tcW w:w="2772" w:type="dxa"/>
          </w:tcPr>
          <w:p w14:paraId="6F2094EA" w14:textId="77777777" w:rsidR="004B6649" w:rsidRDefault="00A84654">
            <w:pPr>
              <w:pStyle w:val="Compact"/>
            </w:pPr>
            <w:r>
              <w:t>Action Taken</w:t>
            </w:r>
          </w:p>
        </w:tc>
        <w:tc>
          <w:tcPr>
            <w:tcW w:w="5148" w:type="dxa"/>
          </w:tcPr>
          <w:p w14:paraId="4FFDD80F" w14:textId="77777777" w:rsidR="004B6649" w:rsidRDefault="00A84654">
            <w:pPr>
              <w:pStyle w:val="Compact"/>
            </w:pPr>
            <w:r>
              <w:t>Action taken for the event</w:t>
            </w:r>
          </w:p>
        </w:tc>
      </w:tr>
      <w:tr w:rsidR="004B6649" w14:paraId="60446202" w14:textId="77777777">
        <w:tc>
          <w:tcPr>
            <w:tcW w:w="2772" w:type="dxa"/>
          </w:tcPr>
          <w:p w14:paraId="0A4A69FE" w14:textId="77777777" w:rsidR="004B6649" w:rsidRDefault="00A84654">
            <w:pPr>
              <w:pStyle w:val="Compact"/>
            </w:pPr>
            <w:r>
              <w:t>Action Take Other (specify)</w:t>
            </w:r>
          </w:p>
        </w:tc>
        <w:tc>
          <w:tcPr>
            <w:tcW w:w="5148" w:type="dxa"/>
          </w:tcPr>
          <w:p w14:paraId="63D0E740" w14:textId="77777777" w:rsidR="004B6649" w:rsidRDefault="00A84654">
            <w:pPr>
              <w:pStyle w:val="Compact"/>
            </w:pPr>
            <w:r>
              <w:t>If other action</w:t>
            </w:r>
          </w:p>
        </w:tc>
      </w:tr>
      <w:tr w:rsidR="004B6649" w14:paraId="1EF6C012" w14:textId="77777777">
        <w:tc>
          <w:tcPr>
            <w:tcW w:w="2772" w:type="dxa"/>
          </w:tcPr>
          <w:p w14:paraId="3A70C5D0" w14:textId="77777777" w:rsidR="004B6649" w:rsidRDefault="00A84654">
            <w:pPr>
              <w:pStyle w:val="Compact"/>
            </w:pPr>
            <w:r>
              <w:t>Relationship</w:t>
            </w:r>
          </w:p>
        </w:tc>
        <w:tc>
          <w:tcPr>
            <w:tcW w:w="5148" w:type="dxa"/>
          </w:tcPr>
          <w:p w14:paraId="1361834C" w14:textId="77777777" w:rsidR="004B6649" w:rsidRDefault="00A84654">
            <w:pPr>
              <w:pStyle w:val="Compact"/>
            </w:pPr>
            <w:r>
              <w:t>Relationship to study drug</w:t>
            </w:r>
          </w:p>
        </w:tc>
      </w:tr>
      <w:tr w:rsidR="004B6649" w14:paraId="44AD02C5" w14:textId="77777777">
        <w:tc>
          <w:tcPr>
            <w:tcW w:w="2772" w:type="dxa"/>
          </w:tcPr>
          <w:p w14:paraId="7B33349F" w14:textId="77777777" w:rsidR="004B6649" w:rsidRDefault="00A84654">
            <w:pPr>
              <w:pStyle w:val="Compact"/>
            </w:pPr>
            <w:r>
              <w:t>Outcome</w:t>
            </w:r>
          </w:p>
        </w:tc>
        <w:tc>
          <w:tcPr>
            <w:tcW w:w="5148" w:type="dxa"/>
          </w:tcPr>
          <w:p w14:paraId="7676BFE7" w14:textId="77777777" w:rsidR="004B6649" w:rsidRDefault="00A84654">
            <w:pPr>
              <w:pStyle w:val="Compact"/>
            </w:pPr>
            <w:r>
              <w:t>Current outcome</w:t>
            </w:r>
          </w:p>
        </w:tc>
      </w:tr>
      <w:tr w:rsidR="004B6649" w14:paraId="6DD0C78E" w14:textId="77777777">
        <w:tc>
          <w:tcPr>
            <w:tcW w:w="2772" w:type="dxa"/>
          </w:tcPr>
          <w:p w14:paraId="3C50112A" w14:textId="77777777" w:rsidR="004B6649" w:rsidRDefault="00A84654">
            <w:pPr>
              <w:pStyle w:val="Compact"/>
            </w:pPr>
            <w:r>
              <w:t>Any Concomitant medication given?</w:t>
            </w:r>
          </w:p>
        </w:tc>
        <w:tc>
          <w:tcPr>
            <w:tcW w:w="5148" w:type="dxa"/>
          </w:tcPr>
          <w:p w14:paraId="66AF4AAD" w14:textId="77777777" w:rsidR="004B6649" w:rsidRDefault="00A84654">
            <w:pPr>
              <w:pStyle w:val="Compact"/>
            </w:pPr>
            <w:r>
              <w:t>Yes/No</w:t>
            </w:r>
          </w:p>
        </w:tc>
      </w:tr>
      <w:tr w:rsidR="004B6649" w14:paraId="16F0DA66" w14:textId="77777777">
        <w:tc>
          <w:tcPr>
            <w:tcW w:w="2772" w:type="dxa"/>
          </w:tcPr>
          <w:p w14:paraId="7D848453" w14:textId="77777777" w:rsidR="004B6649" w:rsidRDefault="00A84654">
            <w:pPr>
              <w:pStyle w:val="Compact"/>
            </w:pPr>
            <w:r>
              <w:t>If medication given, Specify the Sequence # no. (CM page)</w:t>
            </w:r>
          </w:p>
        </w:tc>
        <w:tc>
          <w:tcPr>
            <w:tcW w:w="5148" w:type="dxa"/>
          </w:tcPr>
          <w:p w14:paraId="5FD55A2A" w14:textId="77777777" w:rsidR="004B6649" w:rsidRDefault="00A84654">
            <w:pPr>
              <w:pStyle w:val="Compact"/>
            </w:pPr>
            <w:r>
              <w:t>Reference to CM</w:t>
            </w:r>
          </w:p>
        </w:tc>
      </w:tr>
      <w:tr w:rsidR="004B6649" w14:paraId="77A5C002" w14:textId="77777777">
        <w:tc>
          <w:tcPr>
            <w:tcW w:w="2772" w:type="dxa"/>
          </w:tcPr>
          <w:p w14:paraId="30F72611" w14:textId="77777777" w:rsidR="004B6649" w:rsidRDefault="00A84654">
            <w:pPr>
              <w:pStyle w:val="Compact"/>
            </w:pPr>
            <w:r>
              <w:t>Is the Event Serious?</w:t>
            </w:r>
          </w:p>
        </w:tc>
        <w:tc>
          <w:tcPr>
            <w:tcW w:w="5148" w:type="dxa"/>
          </w:tcPr>
          <w:p w14:paraId="147C17B2" w14:textId="77777777" w:rsidR="004B6649" w:rsidRDefault="00A84654">
            <w:pPr>
              <w:pStyle w:val="Compact"/>
            </w:pPr>
            <w:r>
              <w:t>Yes/No</w:t>
            </w:r>
          </w:p>
        </w:tc>
      </w:tr>
      <w:tr w:rsidR="004B6649" w14:paraId="6BAD405A" w14:textId="77777777">
        <w:tc>
          <w:tcPr>
            <w:tcW w:w="2772" w:type="dxa"/>
          </w:tcPr>
          <w:p w14:paraId="2CC3FD58" w14:textId="77777777" w:rsidR="004B6649" w:rsidRDefault="00A84654">
            <w:pPr>
              <w:pStyle w:val="Compact"/>
            </w:pPr>
            <w:r>
              <w:t>Seriousness Criteria</w:t>
            </w:r>
          </w:p>
        </w:tc>
        <w:tc>
          <w:tcPr>
            <w:tcW w:w="5148" w:type="dxa"/>
          </w:tcPr>
          <w:p w14:paraId="75DAF31B" w14:textId="77777777" w:rsidR="004B6649" w:rsidRDefault="00A84654">
            <w:pPr>
              <w:pStyle w:val="Compact"/>
            </w:pPr>
            <w:r>
              <w:t>Criteria if serious</w:t>
            </w:r>
          </w:p>
        </w:tc>
      </w:tr>
      <w:tr w:rsidR="004B6649" w14:paraId="1038E3E6" w14:textId="77777777">
        <w:tc>
          <w:tcPr>
            <w:tcW w:w="2772" w:type="dxa"/>
          </w:tcPr>
          <w:p w14:paraId="708AAC1C" w14:textId="77777777" w:rsidR="004B6649" w:rsidRDefault="00A84654">
            <w:pPr>
              <w:pStyle w:val="Compact"/>
            </w:pPr>
            <w:r>
              <w:t>Comments regarding SAE</w:t>
            </w:r>
          </w:p>
        </w:tc>
        <w:tc>
          <w:tcPr>
            <w:tcW w:w="5148" w:type="dxa"/>
          </w:tcPr>
          <w:p w14:paraId="12F9B246" w14:textId="77777777" w:rsidR="004B6649" w:rsidRDefault="00A84654">
            <w:pPr>
              <w:pStyle w:val="Compact"/>
            </w:pPr>
            <w:r>
              <w:t>Additional comments</w:t>
            </w:r>
          </w:p>
        </w:tc>
      </w:tr>
      <w:tr w:rsidR="004B6649" w14:paraId="6B4C5A89" w14:textId="77777777">
        <w:tc>
          <w:tcPr>
            <w:tcW w:w="2772" w:type="dxa"/>
          </w:tcPr>
          <w:p w14:paraId="718BB86E" w14:textId="77777777" w:rsidR="004B6649" w:rsidRDefault="00A84654">
            <w:pPr>
              <w:pStyle w:val="Compact"/>
            </w:pPr>
            <w:r>
              <w:t>Date of Death</w:t>
            </w:r>
          </w:p>
        </w:tc>
        <w:tc>
          <w:tcPr>
            <w:tcW w:w="5148" w:type="dxa"/>
          </w:tcPr>
          <w:p w14:paraId="182F57EA" w14:textId="77777777" w:rsidR="004B6649" w:rsidRDefault="00A84654">
            <w:pPr>
              <w:pStyle w:val="Compact"/>
            </w:pPr>
            <w:r>
              <w:t>If applicable</w:t>
            </w:r>
          </w:p>
        </w:tc>
      </w:tr>
      <w:tr w:rsidR="004B6649" w14:paraId="42CB4BB7" w14:textId="77777777">
        <w:tc>
          <w:tcPr>
            <w:tcW w:w="2772" w:type="dxa"/>
          </w:tcPr>
          <w:p w14:paraId="6B3A3240" w14:textId="77777777" w:rsidR="004B6649" w:rsidRDefault="00A84654">
            <w:pPr>
              <w:pStyle w:val="Compact"/>
            </w:pPr>
            <w:r>
              <w:t>Is an autopsy performed?</w:t>
            </w:r>
          </w:p>
        </w:tc>
        <w:tc>
          <w:tcPr>
            <w:tcW w:w="5148" w:type="dxa"/>
          </w:tcPr>
          <w:p w14:paraId="32A6C473" w14:textId="77777777" w:rsidR="004B6649" w:rsidRDefault="00A84654">
            <w:pPr>
              <w:pStyle w:val="Compact"/>
            </w:pPr>
            <w:r>
              <w:t>Yes/No</w:t>
            </w:r>
          </w:p>
        </w:tc>
      </w:tr>
      <w:tr w:rsidR="004B6649" w14:paraId="673BE15D" w14:textId="77777777">
        <w:tc>
          <w:tcPr>
            <w:tcW w:w="2772" w:type="dxa"/>
          </w:tcPr>
          <w:p w14:paraId="0C248074" w14:textId="77777777" w:rsidR="004B6649" w:rsidRDefault="00A84654">
            <w:pPr>
              <w:pStyle w:val="Compact"/>
            </w:pPr>
            <w:r>
              <w:t>Reason for death</w:t>
            </w:r>
          </w:p>
        </w:tc>
        <w:tc>
          <w:tcPr>
            <w:tcW w:w="5148" w:type="dxa"/>
          </w:tcPr>
          <w:p w14:paraId="6F6094DD" w14:textId="77777777" w:rsidR="004B6649" w:rsidRDefault="00A84654">
            <w:pPr>
              <w:pStyle w:val="Compact"/>
            </w:pPr>
            <w:r>
              <w:t>If applicable</w:t>
            </w:r>
          </w:p>
        </w:tc>
      </w:tr>
    </w:tbl>
    <w:p w14:paraId="7F418905" w14:textId="77777777" w:rsidR="004B6649" w:rsidRDefault="00A84654">
      <w:pPr>
        <w:pStyle w:val="Heading3"/>
      </w:pPr>
      <w:bookmarkStart w:id="96" w:name="ip-management"/>
      <w:bookmarkEnd w:id="80"/>
      <w:bookmarkEnd w:id="95"/>
      <w:r>
        <w:lastRenderedPageBreak/>
        <w:t>6.13 IP Management</w:t>
      </w:r>
    </w:p>
    <w:p w14:paraId="103275A9" w14:textId="77777777" w:rsidR="004B6649" w:rsidRDefault="00A84654">
      <w:pPr>
        <w:pStyle w:val="Heading4"/>
      </w:pPr>
      <w:bookmarkStart w:id="97" w:name="inward-ip"/>
      <w:r>
        <w:t>6.13.1 Inward IP</w:t>
      </w:r>
    </w:p>
    <w:tbl>
      <w:tblPr>
        <w:tblStyle w:val="Table"/>
        <w:tblW w:w="0" w:type="auto"/>
        <w:tblLook w:val="0020" w:firstRow="1" w:lastRow="0" w:firstColumn="0" w:lastColumn="0" w:noHBand="0" w:noVBand="0"/>
      </w:tblPr>
      <w:tblGrid>
        <w:gridCol w:w="1964"/>
        <w:gridCol w:w="2582"/>
      </w:tblGrid>
      <w:tr w:rsidR="004B6649" w14:paraId="36A55710"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7AD89D26" w14:textId="77777777" w:rsidR="004B6649" w:rsidRDefault="00A84654">
            <w:pPr>
              <w:pStyle w:val="Compact"/>
            </w:pPr>
            <w:r>
              <w:t>Field</w:t>
            </w:r>
          </w:p>
        </w:tc>
        <w:tc>
          <w:tcPr>
            <w:tcW w:w="0" w:type="auto"/>
          </w:tcPr>
          <w:p w14:paraId="6311A2F4" w14:textId="77777777" w:rsidR="004B6649" w:rsidRDefault="00A84654">
            <w:pPr>
              <w:pStyle w:val="Compact"/>
            </w:pPr>
            <w:r>
              <w:t>Description</w:t>
            </w:r>
          </w:p>
        </w:tc>
      </w:tr>
      <w:tr w:rsidR="004B6649" w14:paraId="6C365C4A" w14:textId="77777777">
        <w:tc>
          <w:tcPr>
            <w:tcW w:w="0" w:type="auto"/>
          </w:tcPr>
          <w:p w14:paraId="0009D449" w14:textId="77777777" w:rsidR="004B6649" w:rsidRDefault="00A84654">
            <w:pPr>
              <w:pStyle w:val="Compact"/>
            </w:pPr>
            <w:r>
              <w:t>Batch No</w:t>
            </w:r>
          </w:p>
        </w:tc>
        <w:tc>
          <w:tcPr>
            <w:tcW w:w="0" w:type="auto"/>
          </w:tcPr>
          <w:p w14:paraId="1421B556" w14:textId="77777777" w:rsidR="004B6649" w:rsidRDefault="00A84654">
            <w:pPr>
              <w:pStyle w:val="Compact"/>
            </w:pPr>
            <w:r>
              <w:t>Unique batch identifier</w:t>
            </w:r>
          </w:p>
        </w:tc>
      </w:tr>
      <w:tr w:rsidR="004B6649" w14:paraId="1F41B8FD" w14:textId="77777777">
        <w:tc>
          <w:tcPr>
            <w:tcW w:w="0" w:type="auto"/>
          </w:tcPr>
          <w:p w14:paraId="7C7F6547" w14:textId="77777777" w:rsidR="004B6649" w:rsidRDefault="00A84654">
            <w:pPr>
              <w:pStyle w:val="Compact"/>
            </w:pPr>
            <w:r>
              <w:t>Study Arm</w:t>
            </w:r>
          </w:p>
        </w:tc>
        <w:tc>
          <w:tcPr>
            <w:tcW w:w="0" w:type="auto"/>
          </w:tcPr>
          <w:p w14:paraId="3E5D603C" w14:textId="77777777" w:rsidR="004B6649" w:rsidRDefault="00A84654">
            <w:pPr>
              <w:pStyle w:val="Compact"/>
            </w:pPr>
            <w:r>
              <w:t>Test/Reference</w:t>
            </w:r>
          </w:p>
        </w:tc>
      </w:tr>
      <w:tr w:rsidR="004B6649" w14:paraId="04A3CD70" w14:textId="77777777">
        <w:tc>
          <w:tcPr>
            <w:tcW w:w="0" w:type="auto"/>
          </w:tcPr>
          <w:p w14:paraId="3762778F" w14:textId="77777777" w:rsidR="004B6649" w:rsidRDefault="00A84654">
            <w:pPr>
              <w:pStyle w:val="Compact"/>
            </w:pPr>
            <w:r>
              <w:t>Study Arm Detail</w:t>
            </w:r>
          </w:p>
        </w:tc>
        <w:tc>
          <w:tcPr>
            <w:tcW w:w="0" w:type="auto"/>
          </w:tcPr>
          <w:p w14:paraId="579184E3" w14:textId="77777777" w:rsidR="004B6649" w:rsidRDefault="00A84654">
            <w:pPr>
              <w:pStyle w:val="Compact"/>
            </w:pPr>
            <w:r>
              <w:t>Drug description</w:t>
            </w:r>
          </w:p>
        </w:tc>
      </w:tr>
      <w:tr w:rsidR="004B6649" w14:paraId="1196E9F2" w14:textId="77777777">
        <w:tc>
          <w:tcPr>
            <w:tcW w:w="0" w:type="auto"/>
          </w:tcPr>
          <w:p w14:paraId="1B0CF46B" w14:textId="77777777" w:rsidR="004B6649" w:rsidRDefault="00A84654">
            <w:pPr>
              <w:pStyle w:val="Compact"/>
            </w:pPr>
            <w:r>
              <w:t>Unit Type</w:t>
            </w:r>
          </w:p>
        </w:tc>
        <w:tc>
          <w:tcPr>
            <w:tcW w:w="0" w:type="auto"/>
          </w:tcPr>
          <w:p w14:paraId="5B095F39" w14:textId="77777777" w:rsidR="004B6649" w:rsidRDefault="00A84654">
            <w:pPr>
              <w:pStyle w:val="Compact"/>
            </w:pPr>
            <w:r>
              <w:t>Capsules, etc.</w:t>
            </w:r>
          </w:p>
        </w:tc>
      </w:tr>
      <w:tr w:rsidR="004B6649" w14:paraId="64F327D2" w14:textId="77777777">
        <w:tc>
          <w:tcPr>
            <w:tcW w:w="0" w:type="auto"/>
          </w:tcPr>
          <w:p w14:paraId="6599B364" w14:textId="77777777" w:rsidR="004B6649" w:rsidRDefault="00A84654">
            <w:pPr>
              <w:pStyle w:val="Compact"/>
            </w:pPr>
            <w:r>
              <w:t>Number of Units</w:t>
            </w:r>
          </w:p>
        </w:tc>
        <w:tc>
          <w:tcPr>
            <w:tcW w:w="0" w:type="auto"/>
          </w:tcPr>
          <w:p w14:paraId="5483F24C" w14:textId="77777777" w:rsidR="004B6649" w:rsidRDefault="00A84654">
            <w:pPr>
              <w:pStyle w:val="Compact"/>
            </w:pPr>
            <w:r>
              <w:t>Quantity</w:t>
            </w:r>
          </w:p>
        </w:tc>
      </w:tr>
      <w:tr w:rsidR="004B6649" w14:paraId="3E0569DC" w14:textId="77777777">
        <w:tc>
          <w:tcPr>
            <w:tcW w:w="0" w:type="auto"/>
          </w:tcPr>
          <w:p w14:paraId="5F4B97CD" w14:textId="77777777" w:rsidR="004B6649" w:rsidRDefault="00A84654">
            <w:pPr>
              <w:pStyle w:val="Compact"/>
            </w:pPr>
            <w:r>
              <w:t>Qty per Unit</w:t>
            </w:r>
          </w:p>
        </w:tc>
        <w:tc>
          <w:tcPr>
            <w:tcW w:w="0" w:type="auto"/>
          </w:tcPr>
          <w:p w14:paraId="720B7E9E" w14:textId="77777777" w:rsidR="004B6649" w:rsidRDefault="00A84654">
            <w:pPr>
              <w:pStyle w:val="Compact"/>
            </w:pPr>
            <w:r>
              <w:t>Units per package</w:t>
            </w:r>
          </w:p>
        </w:tc>
      </w:tr>
      <w:tr w:rsidR="004B6649" w14:paraId="100C7D24" w14:textId="77777777">
        <w:tc>
          <w:tcPr>
            <w:tcW w:w="0" w:type="auto"/>
          </w:tcPr>
          <w:p w14:paraId="70BAFD80" w14:textId="77777777" w:rsidR="004B6649" w:rsidRDefault="00A84654">
            <w:pPr>
              <w:pStyle w:val="Compact"/>
            </w:pPr>
            <w:r>
              <w:t>Total Qty</w:t>
            </w:r>
          </w:p>
        </w:tc>
        <w:tc>
          <w:tcPr>
            <w:tcW w:w="0" w:type="auto"/>
          </w:tcPr>
          <w:p w14:paraId="509C1CDF" w14:textId="77777777" w:rsidR="004B6649" w:rsidRDefault="00A84654">
            <w:pPr>
              <w:pStyle w:val="Compact"/>
            </w:pPr>
            <w:r>
              <w:t>Total quantity</w:t>
            </w:r>
          </w:p>
        </w:tc>
      </w:tr>
      <w:tr w:rsidR="004B6649" w14:paraId="3727211D" w14:textId="77777777">
        <w:tc>
          <w:tcPr>
            <w:tcW w:w="0" w:type="auto"/>
          </w:tcPr>
          <w:p w14:paraId="4A2997A8" w14:textId="77777777" w:rsidR="004B6649" w:rsidRDefault="00A84654">
            <w:pPr>
              <w:pStyle w:val="Compact"/>
            </w:pPr>
            <w:r>
              <w:t>Mfg Date</w:t>
            </w:r>
          </w:p>
        </w:tc>
        <w:tc>
          <w:tcPr>
            <w:tcW w:w="0" w:type="auto"/>
          </w:tcPr>
          <w:p w14:paraId="38ABF01B" w14:textId="77777777" w:rsidR="004B6649" w:rsidRDefault="00A84654">
            <w:pPr>
              <w:pStyle w:val="Compact"/>
            </w:pPr>
            <w:r>
              <w:t>Manufacturing date</w:t>
            </w:r>
          </w:p>
        </w:tc>
      </w:tr>
      <w:tr w:rsidR="004B6649" w14:paraId="0B484705" w14:textId="77777777">
        <w:tc>
          <w:tcPr>
            <w:tcW w:w="0" w:type="auto"/>
          </w:tcPr>
          <w:p w14:paraId="732E1F30" w14:textId="77777777" w:rsidR="004B6649" w:rsidRDefault="00A84654">
            <w:pPr>
              <w:pStyle w:val="Compact"/>
            </w:pPr>
            <w:r>
              <w:t>Exp Date</w:t>
            </w:r>
          </w:p>
        </w:tc>
        <w:tc>
          <w:tcPr>
            <w:tcW w:w="0" w:type="auto"/>
          </w:tcPr>
          <w:p w14:paraId="4B6F637B" w14:textId="77777777" w:rsidR="004B6649" w:rsidRDefault="00A84654">
            <w:pPr>
              <w:pStyle w:val="Compact"/>
            </w:pPr>
            <w:r>
              <w:t>Expiry date</w:t>
            </w:r>
          </w:p>
        </w:tc>
      </w:tr>
      <w:tr w:rsidR="004B6649" w14:paraId="6D787D91" w14:textId="77777777">
        <w:tc>
          <w:tcPr>
            <w:tcW w:w="0" w:type="auto"/>
          </w:tcPr>
          <w:p w14:paraId="6ED93C6B" w14:textId="77777777" w:rsidR="004B6649" w:rsidRDefault="00A84654">
            <w:pPr>
              <w:pStyle w:val="Compact"/>
            </w:pPr>
            <w:r>
              <w:t>Comments</w:t>
            </w:r>
          </w:p>
        </w:tc>
        <w:tc>
          <w:tcPr>
            <w:tcW w:w="0" w:type="auto"/>
          </w:tcPr>
          <w:p w14:paraId="1EEFB827" w14:textId="77777777" w:rsidR="004B6649" w:rsidRDefault="00A84654">
            <w:pPr>
              <w:pStyle w:val="Compact"/>
            </w:pPr>
            <w:r>
              <w:t>Additional notes</w:t>
            </w:r>
          </w:p>
        </w:tc>
      </w:tr>
    </w:tbl>
    <w:p w14:paraId="427615DE" w14:textId="77777777" w:rsidR="004B6649" w:rsidRDefault="00A84654">
      <w:pPr>
        <w:pStyle w:val="Heading4"/>
      </w:pPr>
      <w:bookmarkStart w:id="98" w:name="ip-inventory"/>
      <w:bookmarkEnd w:id="97"/>
      <w:r>
        <w:t>6.13.2 IP Inventory</w:t>
      </w:r>
    </w:p>
    <w:tbl>
      <w:tblPr>
        <w:tblStyle w:val="Table"/>
        <w:tblW w:w="5000" w:type="pct"/>
        <w:tblLayout w:type="fixed"/>
        <w:tblLook w:val="0020" w:firstRow="1" w:lastRow="0" w:firstColumn="0" w:lastColumn="0" w:noHBand="0" w:noVBand="0"/>
      </w:tblPr>
      <w:tblGrid>
        <w:gridCol w:w="3352"/>
        <w:gridCol w:w="6224"/>
      </w:tblGrid>
      <w:tr w:rsidR="004B6649" w14:paraId="24382114"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2772" w:type="dxa"/>
          </w:tcPr>
          <w:p w14:paraId="4731B898" w14:textId="77777777" w:rsidR="004B6649" w:rsidRDefault="00A84654">
            <w:pPr>
              <w:pStyle w:val="Compact"/>
            </w:pPr>
            <w:r>
              <w:t>Field</w:t>
            </w:r>
          </w:p>
        </w:tc>
        <w:tc>
          <w:tcPr>
            <w:tcW w:w="5148" w:type="dxa"/>
          </w:tcPr>
          <w:p w14:paraId="59837BFB" w14:textId="77777777" w:rsidR="004B6649" w:rsidRDefault="00A84654">
            <w:pPr>
              <w:pStyle w:val="Compact"/>
            </w:pPr>
            <w:r>
              <w:t>Description</w:t>
            </w:r>
          </w:p>
        </w:tc>
      </w:tr>
      <w:tr w:rsidR="004B6649" w14:paraId="2E3FFC56" w14:textId="77777777">
        <w:tc>
          <w:tcPr>
            <w:tcW w:w="2772" w:type="dxa"/>
          </w:tcPr>
          <w:p w14:paraId="1859CE64" w14:textId="77777777" w:rsidR="004B6649" w:rsidRDefault="00A84654">
            <w:pPr>
              <w:pStyle w:val="Compact"/>
            </w:pPr>
            <w:r>
              <w:t>IP No</w:t>
            </w:r>
          </w:p>
        </w:tc>
        <w:tc>
          <w:tcPr>
            <w:tcW w:w="5148" w:type="dxa"/>
          </w:tcPr>
          <w:p w14:paraId="484F88CD" w14:textId="77777777" w:rsidR="004B6649" w:rsidRDefault="00A84654">
            <w:pPr>
              <w:pStyle w:val="Compact"/>
            </w:pPr>
            <w:r>
              <w:t>IP number</w:t>
            </w:r>
          </w:p>
        </w:tc>
      </w:tr>
      <w:tr w:rsidR="004B6649" w14:paraId="21F814A4" w14:textId="77777777">
        <w:tc>
          <w:tcPr>
            <w:tcW w:w="2772" w:type="dxa"/>
          </w:tcPr>
          <w:p w14:paraId="67C03D3E" w14:textId="77777777" w:rsidR="004B6649" w:rsidRDefault="00A84654">
            <w:pPr>
              <w:pStyle w:val="Compact"/>
            </w:pPr>
            <w:r>
              <w:t>Batch No</w:t>
            </w:r>
          </w:p>
        </w:tc>
        <w:tc>
          <w:tcPr>
            <w:tcW w:w="5148" w:type="dxa"/>
          </w:tcPr>
          <w:p w14:paraId="54FA50BC" w14:textId="77777777" w:rsidR="004B6649" w:rsidRDefault="00A84654">
            <w:pPr>
              <w:pStyle w:val="Compact"/>
            </w:pPr>
            <w:r>
              <w:t>Batch identifier</w:t>
            </w:r>
          </w:p>
        </w:tc>
      </w:tr>
      <w:tr w:rsidR="004B6649" w14:paraId="7233BE3A" w14:textId="77777777">
        <w:tc>
          <w:tcPr>
            <w:tcW w:w="2772" w:type="dxa"/>
          </w:tcPr>
          <w:p w14:paraId="453C90F9" w14:textId="77777777" w:rsidR="004B6649" w:rsidRDefault="00A84654">
            <w:pPr>
              <w:pStyle w:val="Compact"/>
            </w:pPr>
            <w:r>
              <w:t>Site</w:t>
            </w:r>
          </w:p>
        </w:tc>
        <w:tc>
          <w:tcPr>
            <w:tcW w:w="5148" w:type="dxa"/>
          </w:tcPr>
          <w:p w14:paraId="3F927F8B" w14:textId="77777777" w:rsidR="004B6649" w:rsidRDefault="00A84654">
            <w:pPr>
              <w:pStyle w:val="Compact"/>
            </w:pPr>
            <w:r>
              <w:t>Associated site</w:t>
            </w:r>
          </w:p>
        </w:tc>
      </w:tr>
      <w:tr w:rsidR="004B6649" w14:paraId="559C7E72" w14:textId="77777777">
        <w:tc>
          <w:tcPr>
            <w:tcW w:w="2772" w:type="dxa"/>
          </w:tcPr>
          <w:p w14:paraId="4615A2E4" w14:textId="77777777" w:rsidR="004B6649" w:rsidRDefault="00A84654">
            <w:pPr>
              <w:pStyle w:val="Compact"/>
            </w:pPr>
            <w:r>
              <w:t>Kit Status</w:t>
            </w:r>
          </w:p>
        </w:tc>
        <w:tc>
          <w:tcPr>
            <w:tcW w:w="5148" w:type="dxa"/>
          </w:tcPr>
          <w:p w14:paraId="4716ED5A" w14:textId="77777777" w:rsidR="004B6649" w:rsidRDefault="00A84654">
            <w:pPr>
              <w:pStyle w:val="Compact"/>
            </w:pPr>
            <w:r>
              <w:t>Dispensed to Patient, Damaged at Depot, Lost at Depot, Quarantined at Depot</w:t>
            </w:r>
          </w:p>
        </w:tc>
      </w:tr>
      <w:tr w:rsidR="004B6649" w14:paraId="239BC9A1" w14:textId="77777777">
        <w:tc>
          <w:tcPr>
            <w:tcW w:w="2772" w:type="dxa"/>
          </w:tcPr>
          <w:p w14:paraId="6FABB2B4" w14:textId="77777777" w:rsidR="004B6649" w:rsidRDefault="00A84654">
            <w:pPr>
              <w:pStyle w:val="Compact"/>
            </w:pPr>
            <w:r>
              <w:t>Screening No.</w:t>
            </w:r>
          </w:p>
        </w:tc>
        <w:tc>
          <w:tcPr>
            <w:tcW w:w="5148" w:type="dxa"/>
          </w:tcPr>
          <w:p w14:paraId="28F394AF" w14:textId="77777777" w:rsidR="004B6649" w:rsidRDefault="00A84654">
            <w:pPr>
              <w:pStyle w:val="Compact"/>
            </w:pPr>
            <w:r>
              <w:t>If dispensed, associated screening number</w:t>
            </w:r>
          </w:p>
        </w:tc>
      </w:tr>
      <w:tr w:rsidR="004B6649" w14:paraId="6E079B5C" w14:textId="77777777">
        <w:tc>
          <w:tcPr>
            <w:tcW w:w="2772" w:type="dxa"/>
          </w:tcPr>
          <w:p w14:paraId="2A92E6FA" w14:textId="77777777" w:rsidR="004B6649" w:rsidRDefault="00A84654">
            <w:pPr>
              <w:pStyle w:val="Compact"/>
            </w:pPr>
            <w:r>
              <w:t>Visit</w:t>
            </w:r>
          </w:p>
        </w:tc>
        <w:tc>
          <w:tcPr>
            <w:tcW w:w="5148" w:type="dxa"/>
          </w:tcPr>
          <w:p w14:paraId="60B3D537" w14:textId="77777777" w:rsidR="004B6649" w:rsidRDefault="00A84654">
            <w:pPr>
              <w:pStyle w:val="Compact"/>
            </w:pPr>
            <w:r>
              <w:t>Associated visit</w:t>
            </w:r>
          </w:p>
        </w:tc>
      </w:tr>
      <w:tr w:rsidR="004B6649" w14:paraId="303BF50D" w14:textId="77777777">
        <w:tc>
          <w:tcPr>
            <w:tcW w:w="2772" w:type="dxa"/>
          </w:tcPr>
          <w:p w14:paraId="34E00658" w14:textId="77777777" w:rsidR="004B6649" w:rsidRDefault="00A84654">
            <w:pPr>
              <w:pStyle w:val="Compact"/>
            </w:pPr>
            <w:r>
              <w:t>Study Arm</w:t>
            </w:r>
          </w:p>
        </w:tc>
        <w:tc>
          <w:tcPr>
            <w:tcW w:w="5148" w:type="dxa"/>
          </w:tcPr>
          <w:p w14:paraId="1160236E" w14:textId="77777777" w:rsidR="004B6649" w:rsidRDefault="00A84654">
            <w:pPr>
              <w:pStyle w:val="Compact"/>
            </w:pPr>
            <w:r>
              <w:t>Test/Reference</w:t>
            </w:r>
          </w:p>
        </w:tc>
      </w:tr>
      <w:tr w:rsidR="004B6649" w14:paraId="44D15354" w14:textId="77777777">
        <w:tc>
          <w:tcPr>
            <w:tcW w:w="2772" w:type="dxa"/>
          </w:tcPr>
          <w:p w14:paraId="0734AF25" w14:textId="77777777" w:rsidR="004B6649" w:rsidRDefault="00A84654">
            <w:pPr>
              <w:pStyle w:val="Compact"/>
            </w:pPr>
            <w:r>
              <w:t>Expiry Date</w:t>
            </w:r>
          </w:p>
        </w:tc>
        <w:tc>
          <w:tcPr>
            <w:tcW w:w="5148" w:type="dxa"/>
          </w:tcPr>
          <w:p w14:paraId="0B2FD37F" w14:textId="77777777" w:rsidR="004B6649" w:rsidRDefault="00A84654">
            <w:pPr>
              <w:pStyle w:val="Compact"/>
            </w:pPr>
            <w:r>
              <w:t>Kit expiration date</w:t>
            </w:r>
          </w:p>
        </w:tc>
      </w:tr>
      <w:tr w:rsidR="004B6649" w14:paraId="45E5E74D" w14:textId="77777777">
        <w:tc>
          <w:tcPr>
            <w:tcW w:w="2772" w:type="dxa"/>
          </w:tcPr>
          <w:p w14:paraId="2D768D17" w14:textId="77777777" w:rsidR="004B6649" w:rsidRDefault="00A84654">
            <w:pPr>
              <w:pStyle w:val="Compact"/>
            </w:pPr>
            <w:r>
              <w:t>Audit</w:t>
            </w:r>
          </w:p>
        </w:tc>
        <w:tc>
          <w:tcPr>
            <w:tcW w:w="5148" w:type="dxa"/>
          </w:tcPr>
          <w:p w14:paraId="380F8173" w14:textId="77777777" w:rsidR="004B6649" w:rsidRDefault="00A84654">
            <w:pPr>
              <w:pStyle w:val="Compact"/>
            </w:pPr>
            <w:r>
              <w:t>Link to audit trail</w:t>
            </w:r>
          </w:p>
        </w:tc>
      </w:tr>
    </w:tbl>
    <w:p w14:paraId="1FE75C9A" w14:textId="77777777" w:rsidR="004B6649" w:rsidRDefault="00A84654">
      <w:pPr>
        <w:pStyle w:val="BodyText"/>
      </w:pPr>
      <w:r>
        <w:rPr>
          <w:b/>
          <w:bCs/>
        </w:rPr>
        <w:t>Actions Available:</w:t>
      </w:r>
      <w:r>
        <w:t xml:space="preserve"> - Show All IP Inventory - Edit IP at Site - Edit IP at Depot</w:t>
      </w:r>
    </w:p>
    <w:p w14:paraId="09D83B71" w14:textId="77777777" w:rsidR="004B6649" w:rsidRDefault="00A84654">
      <w:pPr>
        <w:pStyle w:val="Heading4"/>
      </w:pPr>
      <w:bookmarkStart w:id="99" w:name="delivery-to-site"/>
      <w:bookmarkEnd w:id="98"/>
      <w:r>
        <w:t>6.13.3 Delivery to Site</w:t>
      </w:r>
    </w:p>
    <w:tbl>
      <w:tblPr>
        <w:tblStyle w:val="Table"/>
        <w:tblW w:w="0" w:type="auto"/>
        <w:tblLook w:val="0020" w:firstRow="1" w:lastRow="0" w:firstColumn="0" w:lastColumn="0" w:noHBand="0" w:noVBand="0"/>
      </w:tblPr>
      <w:tblGrid>
        <w:gridCol w:w="2249"/>
        <w:gridCol w:w="3653"/>
      </w:tblGrid>
      <w:tr w:rsidR="004B6649" w14:paraId="427C2268"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476D1A11" w14:textId="77777777" w:rsidR="004B6649" w:rsidRDefault="00A84654">
            <w:pPr>
              <w:pStyle w:val="Compact"/>
            </w:pPr>
            <w:r>
              <w:t>Field</w:t>
            </w:r>
          </w:p>
        </w:tc>
        <w:tc>
          <w:tcPr>
            <w:tcW w:w="0" w:type="auto"/>
          </w:tcPr>
          <w:p w14:paraId="3F8DEAF9" w14:textId="77777777" w:rsidR="004B6649" w:rsidRDefault="00A84654">
            <w:pPr>
              <w:pStyle w:val="Compact"/>
            </w:pPr>
            <w:r>
              <w:t>Description</w:t>
            </w:r>
          </w:p>
        </w:tc>
      </w:tr>
      <w:tr w:rsidR="004B6649" w14:paraId="04801E53" w14:textId="77777777">
        <w:tc>
          <w:tcPr>
            <w:tcW w:w="0" w:type="auto"/>
          </w:tcPr>
          <w:p w14:paraId="2F40C25B" w14:textId="77777777" w:rsidR="004B6649" w:rsidRDefault="00A84654">
            <w:pPr>
              <w:pStyle w:val="Compact"/>
            </w:pPr>
            <w:r>
              <w:t>Shipment No.</w:t>
            </w:r>
          </w:p>
        </w:tc>
        <w:tc>
          <w:tcPr>
            <w:tcW w:w="0" w:type="auto"/>
          </w:tcPr>
          <w:p w14:paraId="626CD6FA" w14:textId="77777777" w:rsidR="004B6649" w:rsidRDefault="00A84654">
            <w:pPr>
              <w:pStyle w:val="Compact"/>
            </w:pPr>
            <w:r>
              <w:t>Unique shipment identifier</w:t>
            </w:r>
          </w:p>
        </w:tc>
      </w:tr>
      <w:tr w:rsidR="004B6649" w14:paraId="2ABA0748" w14:textId="77777777">
        <w:tc>
          <w:tcPr>
            <w:tcW w:w="0" w:type="auto"/>
          </w:tcPr>
          <w:p w14:paraId="4218000A" w14:textId="77777777" w:rsidR="004B6649" w:rsidRDefault="00A84654">
            <w:pPr>
              <w:pStyle w:val="Compact"/>
            </w:pPr>
            <w:r>
              <w:t>Shipment Date</w:t>
            </w:r>
          </w:p>
        </w:tc>
        <w:tc>
          <w:tcPr>
            <w:tcW w:w="0" w:type="auto"/>
          </w:tcPr>
          <w:p w14:paraId="2DC647B7" w14:textId="77777777" w:rsidR="004B6649" w:rsidRDefault="00A84654">
            <w:pPr>
              <w:pStyle w:val="Compact"/>
            </w:pPr>
            <w:r>
              <w:t>Date of shipment</w:t>
            </w:r>
          </w:p>
        </w:tc>
      </w:tr>
      <w:tr w:rsidR="004B6649" w14:paraId="6DFBA707" w14:textId="77777777">
        <w:tc>
          <w:tcPr>
            <w:tcW w:w="0" w:type="auto"/>
          </w:tcPr>
          <w:p w14:paraId="3DB619CB" w14:textId="77777777" w:rsidR="004B6649" w:rsidRDefault="00A84654">
            <w:pPr>
              <w:pStyle w:val="Compact"/>
            </w:pPr>
            <w:r>
              <w:t>Site</w:t>
            </w:r>
          </w:p>
        </w:tc>
        <w:tc>
          <w:tcPr>
            <w:tcW w:w="0" w:type="auto"/>
          </w:tcPr>
          <w:p w14:paraId="0E0842E9" w14:textId="77777777" w:rsidR="004B6649" w:rsidRDefault="00A84654">
            <w:pPr>
              <w:pStyle w:val="Compact"/>
            </w:pPr>
            <w:r>
              <w:t>Destination site</w:t>
            </w:r>
          </w:p>
        </w:tc>
      </w:tr>
      <w:tr w:rsidR="004B6649" w14:paraId="70D1A46D" w14:textId="77777777">
        <w:tc>
          <w:tcPr>
            <w:tcW w:w="0" w:type="auto"/>
          </w:tcPr>
          <w:p w14:paraId="6A43B532" w14:textId="77777777" w:rsidR="004B6649" w:rsidRDefault="00A84654">
            <w:pPr>
              <w:pStyle w:val="Compact"/>
            </w:pPr>
            <w:r>
              <w:t>IP Request #</w:t>
            </w:r>
          </w:p>
        </w:tc>
        <w:tc>
          <w:tcPr>
            <w:tcW w:w="0" w:type="auto"/>
          </w:tcPr>
          <w:p w14:paraId="428B3088" w14:textId="77777777" w:rsidR="004B6649" w:rsidRDefault="00A84654">
            <w:pPr>
              <w:pStyle w:val="Compact"/>
            </w:pPr>
            <w:r>
              <w:t>Associated IP request</w:t>
            </w:r>
          </w:p>
        </w:tc>
      </w:tr>
      <w:tr w:rsidR="004B6649" w14:paraId="44DE2940" w14:textId="77777777">
        <w:tc>
          <w:tcPr>
            <w:tcW w:w="0" w:type="auto"/>
          </w:tcPr>
          <w:p w14:paraId="359DCD54" w14:textId="77777777" w:rsidR="004B6649" w:rsidRDefault="00A84654">
            <w:pPr>
              <w:pStyle w:val="Compact"/>
            </w:pPr>
            <w:r>
              <w:t>Available Test</w:t>
            </w:r>
          </w:p>
        </w:tc>
        <w:tc>
          <w:tcPr>
            <w:tcW w:w="0" w:type="auto"/>
          </w:tcPr>
          <w:p w14:paraId="01DAE05E" w14:textId="77777777" w:rsidR="004B6649" w:rsidRDefault="00A84654">
            <w:pPr>
              <w:pStyle w:val="Compact"/>
            </w:pPr>
            <w:r>
              <w:t>Available test drug quantity</w:t>
            </w:r>
          </w:p>
        </w:tc>
      </w:tr>
      <w:tr w:rsidR="004B6649" w14:paraId="00DDF303" w14:textId="77777777">
        <w:tc>
          <w:tcPr>
            <w:tcW w:w="0" w:type="auto"/>
          </w:tcPr>
          <w:p w14:paraId="19E15173" w14:textId="77777777" w:rsidR="004B6649" w:rsidRDefault="00A84654">
            <w:pPr>
              <w:pStyle w:val="Compact"/>
            </w:pPr>
            <w:r>
              <w:t>Available Reference</w:t>
            </w:r>
          </w:p>
        </w:tc>
        <w:tc>
          <w:tcPr>
            <w:tcW w:w="0" w:type="auto"/>
          </w:tcPr>
          <w:p w14:paraId="73FE610C" w14:textId="77777777" w:rsidR="004B6649" w:rsidRDefault="00A84654">
            <w:pPr>
              <w:pStyle w:val="Compact"/>
            </w:pPr>
            <w:r>
              <w:t>Available reference drug quantity</w:t>
            </w:r>
          </w:p>
        </w:tc>
      </w:tr>
      <w:tr w:rsidR="004B6649" w14:paraId="6F7E7D9F" w14:textId="77777777">
        <w:tc>
          <w:tcPr>
            <w:tcW w:w="0" w:type="auto"/>
          </w:tcPr>
          <w:p w14:paraId="5DC0720F" w14:textId="77777777" w:rsidR="004B6649" w:rsidRDefault="00A84654">
            <w:pPr>
              <w:pStyle w:val="Compact"/>
            </w:pPr>
            <w:r>
              <w:t>IP</w:t>
            </w:r>
          </w:p>
        </w:tc>
        <w:tc>
          <w:tcPr>
            <w:tcW w:w="0" w:type="auto"/>
          </w:tcPr>
          <w:p w14:paraId="3AE49D97" w14:textId="77777777" w:rsidR="004B6649" w:rsidRDefault="00A84654">
            <w:pPr>
              <w:pStyle w:val="Compact"/>
            </w:pPr>
            <w:r>
              <w:t>Number of IPs</w:t>
            </w:r>
          </w:p>
        </w:tc>
      </w:tr>
      <w:tr w:rsidR="004B6649" w14:paraId="331C5D86" w14:textId="77777777">
        <w:tc>
          <w:tcPr>
            <w:tcW w:w="0" w:type="auto"/>
          </w:tcPr>
          <w:p w14:paraId="62A63FCF" w14:textId="77777777" w:rsidR="004B6649" w:rsidRDefault="00A84654">
            <w:pPr>
              <w:pStyle w:val="Compact"/>
            </w:pPr>
            <w:r>
              <w:lastRenderedPageBreak/>
              <w:t>Test</w:t>
            </w:r>
          </w:p>
        </w:tc>
        <w:tc>
          <w:tcPr>
            <w:tcW w:w="0" w:type="auto"/>
          </w:tcPr>
          <w:p w14:paraId="1EEADC91" w14:textId="77777777" w:rsidR="004B6649" w:rsidRDefault="00A84654">
            <w:pPr>
              <w:pStyle w:val="Compact"/>
            </w:pPr>
            <w:r>
              <w:t>Test drug quantity</w:t>
            </w:r>
          </w:p>
        </w:tc>
      </w:tr>
      <w:tr w:rsidR="004B6649" w14:paraId="32B88F7D" w14:textId="77777777">
        <w:tc>
          <w:tcPr>
            <w:tcW w:w="0" w:type="auto"/>
          </w:tcPr>
          <w:p w14:paraId="623CB605" w14:textId="77777777" w:rsidR="004B6649" w:rsidRDefault="00A84654">
            <w:pPr>
              <w:pStyle w:val="Compact"/>
            </w:pPr>
            <w:r>
              <w:t>Reference</w:t>
            </w:r>
          </w:p>
        </w:tc>
        <w:tc>
          <w:tcPr>
            <w:tcW w:w="0" w:type="auto"/>
          </w:tcPr>
          <w:p w14:paraId="4E1FBD93" w14:textId="77777777" w:rsidR="004B6649" w:rsidRDefault="00A84654">
            <w:pPr>
              <w:pStyle w:val="Compact"/>
            </w:pPr>
            <w:r>
              <w:t>Reference drug quantity</w:t>
            </w:r>
          </w:p>
        </w:tc>
      </w:tr>
      <w:tr w:rsidR="004B6649" w14:paraId="3FC04D14" w14:textId="77777777">
        <w:tc>
          <w:tcPr>
            <w:tcW w:w="0" w:type="auto"/>
          </w:tcPr>
          <w:p w14:paraId="6D657524" w14:textId="77777777" w:rsidR="004B6649" w:rsidRDefault="00A84654">
            <w:pPr>
              <w:pStyle w:val="Compact"/>
            </w:pPr>
            <w:r>
              <w:t>Comment</w:t>
            </w:r>
          </w:p>
        </w:tc>
        <w:tc>
          <w:tcPr>
            <w:tcW w:w="0" w:type="auto"/>
          </w:tcPr>
          <w:p w14:paraId="684BD1E6" w14:textId="77777777" w:rsidR="004B6649" w:rsidRDefault="00A84654">
            <w:pPr>
              <w:pStyle w:val="Compact"/>
            </w:pPr>
            <w:r>
              <w:t>Additional notes</w:t>
            </w:r>
          </w:p>
        </w:tc>
      </w:tr>
    </w:tbl>
    <w:p w14:paraId="4F59E104" w14:textId="77777777" w:rsidR="004B6649" w:rsidRDefault="00A84654">
      <w:pPr>
        <w:pStyle w:val="Heading4"/>
      </w:pPr>
      <w:bookmarkStart w:id="100" w:name="received-at-site"/>
      <w:bookmarkEnd w:id="99"/>
      <w:r>
        <w:t>6.13.4 Received at Site</w:t>
      </w:r>
    </w:p>
    <w:tbl>
      <w:tblPr>
        <w:tblStyle w:val="Table"/>
        <w:tblW w:w="0" w:type="auto"/>
        <w:tblLook w:val="0020" w:firstRow="1" w:lastRow="0" w:firstColumn="0" w:lastColumn="0" w:noHBand="0" w:noVBand="0"/>
      </w:tblPr>
      <w:tblGrid>
        <w:gridCol w:w="1727"/>
        <w:gridCol w:w="2478"/>
      </w:tblGrid>
      <w:tr w:rsidR="004B6649" w14:paraId="0FA6C67B"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461A2DBF" w14:textId="77777777" w:rsidR="004B6649" w:rsidRDefault="00A84654">
            <w:pPr>
              <w:pStyle w:val="Compact"/>
            </w:pPr>
            <w:r>
              <w:t>Field</w:t>
            </w:r>
          </w:p>
        </w:tc>
        <w:tc>
          <w:tcPr>
            <w:tcW w:w="0" w:type="auto"/>
          </w:tcPr>
          <w:p w14:paraId="7559C350" w14:textId="77777777" w:rsidR="004B6649" w:rsidRDefault="00A84654">
            <w:pPr>
              <w:pStyle w:val="Compact"/>
            </w:pPr>
            <w:r>
              <w:t>Description</w:t>
            </w:r>
          </w:p>
        </w:tc>
      </w:tr>
      <w:tr w:rsidR="004B6649" w14:paraId="2DBD4583" w14:textId="77777777">
        <w:tc>
          <w:tcPr>
            <w:tcW w:w="0" w:type="auto"/>
          </w:tcPr>
          <w:p w14:paraId="0C191E40" w14:textId="77777777" w:rsidR="004B6649" w:rsidRDefault="00A84654">
            <w:pPr>
              <w:pStyle w:val="Compact"/>
            </w:pPr>
            <w:r>
              <w:t>Shipment No.</w:t>
            </w:r>
          </w:p>
        </w:tc>
        <w:tc>
          <w:tcPr>
            <w:tcW w:w="0" w:type="auto"/>
          </w:tcPr>
          <w:p w14:paraId="3AAA2E41" w14:textId="77777777" w:rsidR="004B6649" w:rsidRDefault="00A84654">
            <w:pPr>
              <w:pStyle w:val="Compact"/>
            </w:pPr>
            <w:r>
              <w:t>Shipment identifier</w:t>
            </w:r>
          </w:p>
        </w:tc>
      </w:tr>
      <w:tr w:rsidR="004B6649" w14:paraId="08652960" w14:textId="77777777">
        <w:tc>
          <w:tcPr>
            <w:tcW w:w="0" w:type="auto"/>
          </w:tcPr>
          <w:p w14:paraId="51207A85" w14:textId="77777777" w:rsidR="004B6649" w:rsidRDefault="00A84654">
            <w:pPr>
              <w:pStyle w:val="Compact"/>
            </w:pPr>
            <w:r>
              <w:t>Shipment Date</w:t>
            </w:r>
          </w:p>
        </w:tc>
        <w:tc>
          <w:tcPr>
            <w:tcW w:w="0" w:type="auto"/>
          </w:tcPr>
          <w:p w14:paraId="6609288A" w14:textId="77777777" w:rsidR="004B6649" w:rsidRDefault="00A84654">
            <w:pPr>
              <w:pStyle w:val="Compact"/>
            </w:pPr>
            <w:r>
              <w:t>Date shipped</w:t>
            </w:r>
          </w:p>
        </w:tc>
      </w:tr>
      <w:tr w:rsidR="004B6649" w14:paraId="28EA4834" w14:textId="77777777">
        <w:tc>
          <w:tcPr>
            <w:tcW w:w="0" w:type="auto"/>
          </w:tcPr>
          <w:p w14:paraId="2BF1094A" w14:textId="77777777" w:rsidR="004B6649" w:rsidRDefault="00A84654">
            <w:pPr>
              <w:pStyle w:val="Compact"/>
            </w:pPr>
            <w:r>
              <w:t>Site</w:t>
            </w:r>
          </w:p>
        </w:tc>
        <w:tc>
          <w:tcPr>
            <w:tcW w:w="0" w:type="auto"/>
          </w:tcPr>
          <w:p w14:paraId="58FE2550" w14:textId="77777777" w:rsidR="004B6649" w:rsidRDefault="00A84654">
            <w:pPr>
              <w:pStyle w:val="Compact"/>
            </w:pPr>
            <w:r>
              <w:t>Receiving site</w:t>
            </w:r>
          </w:p>
        </w:tc>
      </w:tr>
      <w:tr w:rsidR="004B6649" w14:paraId="4F835BEC" w14:textId="77777777">
        <w:tc>
          <w:tcPr>
            <w:tcW w:w="0" w:type="auto"/>
          </w:tcPr>
          <w:p w14:paraId="3EE0BA13" w14:textId="77777777" w:rsidR="004B6649" w:rsidRDefault="00A84654">
            <w:pPr>
              <w:pStyle w:val="Compact"/>
            </w:pPr>
            <w:r>
              <w:t>Received Date</w:t>
            </w:r>
          </w:p>
        </w:tc>
        <w:tc>
          <w:tcPr>
            <w:tcW w:w="0" w:type="auto"/>
          </w:tcPr>
          <w:p w14:paraId="4E4F33CF" w14:textId="77777777" w:rsidR="004B6649" w:rsidRDefault="00A84654">
            <w:pPr>
              <w:pStyle w:val="Compact"/>
            </w:pPr>
            <w:r>
              <w:t>Date received</w:t>
            </w:r>
          </w:p>
        </w:tc>
      </w:tr>
      <w:tr w:rsidR="004B6649" w14:paraId="6075BE92" w14:textId="77777777">
        <w:tc>
          <w:tcPr>
            <w:tcW w:w="0" w:type="auto"/>
          </w:tcPr>
          <w:p w14:paraId="7D6A50C3" w14:textId="77777777" w:rsidR="004B6649" w:rsidRDefault="00A84654">
            <w:pPr>
              <w:pStyle w:val="Compact"/>
            </w:pPr>
            <w:r>
              <w:t>Status</w:t>
            </w:r>
          </w:p>
        </w:tc>
        <w:tc>
          <w:tcPr>
            <w:tcW w:w="0" w:type="auto"/>
          </w:tcPr>
          <w:p w14:paraId="72A9357C" w14:textId="77777777" w:rsidR="004B6649" w:rsidRDefault="00A84654">
            <w:pPr>
              <w:pStyle w:val="Compact"/>
            </w:pPr>
            <w:r>
              <w:t>Dispatched/Delivered</w:t>
            </w:r>
          </w:p>
        </w:tc>
      </w:tr>
      <w:tr w:rsidR="004B6649" w14:paraId="3AAFD4AB" w14:textId="77777777">
        <w:tc>
          <w:tcPr>
            <w:tcW w:w="0" w:type="auto"/>
          </w:tcPr>
          <w:p w14:paraId="201CCFDE" w14:textId="77777777" w:rsidR="004B6649" w:rsidRDefault="00A84654">
            <w:pPr>
              <w:pStyle w:val="Compact"/>
            </w:pPr>
            <w:r>
              <w:t>Review Status</w:t>
            </w:r>
          </w:p>
        </w:tc>
        <w:tc>
          <w:tcPr>
            <w:tcW w:w="0" w:type="auto"/>
          </w:tcPr>
          <w:p w14:paraId="0C5F2F8C" w14:textId="77777777" w:rsidR="004B6649" w:rsidRDefault="00A84654">
            <w:pPr>
              <w:pStyle w:val="Compact"/>
            </w:pPr>
            <w:r>
              <w:t>Review state</w:t>
            </w:r>
          </w:p>
        </w:tc>
      </w:tr>
      <w:tr w:rsidR="004B6649" w14:paraId="7F720697" w14:textId="77777777">
        <w:tc>
          <w:tcPr>
            <w:tcW w:w="0" w:type="auto"/>
          </w:tcPr>
          <w:p w14:paraId="067E708D" w14:textId="77777777" w:rsidR="004B6649" w:rsidRDefault="00A84654">
            <w:pPr>
              <w:pStyle w:val="Compact"/>
            </w:pPr>
            <w:r>
              <w:t>Comments</w:t>
            </w:r>
          </w:p>
        </w:tc>
        <w:tc>
          <w:tcPr>
            <w:tcW w:w="0" w:type="auto"/>
          </w:tcPr>
          <w:p w14:paraId="3BB08F30" w14:textId="77777777" w:rsidR="004B6649" w:rsidRDefault="00A84654">
            <w:pPr>
              <w:pStyle w:val="Compact"/>
            </w:pPr>
            <w:r>
              <w:t>Additional notes</w:t>
            </w:r>
          </w:p>
        </w:tc>
      </w:tr>
    </w:tbl>
    <w:p w14:paraId="5473CD1C" w14:textId="77777777" w:rsidR="004B6649" w:rsidRDefault="00A84654">
      <w:pPr>
        <w:pStyle w:val="BodyText"/>
      </w:pPr>
      <w:r>
        <w:rPr>
          <w:b/>
          <w:bCs/>
        </w:rPr>
        <w:t>Shipment Status Flow:</w:t>
      </w:r>
    </w:p>
    <w:p w14:paraId="7990878E" w14:textId="77777777" w:rsidR="004B6649" w:rsidRDefault="00A84654">
      <w:pPr>
        <w:pStyle w:val="SourceCode"/>
      </w:pPr>
      <w:r>
        <w:rPr>
          <w:rStyle w:val="VerbatimChar"/>
        </w:rPr>
        <w:t>Shipment Created → Dispatched → Delivered</w:t>
      </w:r>
    </w:p>
    <w:tbl>
      <w:tblPr>
        <w:tblStyle w:val="Table"/>
        <w:tblW w:w="0" w:type="auto"/>
        <w:tblLook w:val="0020" w:firstRow="1" w:lastRow="0" w:firstColumn="0" w:lastColumn="0" w:noHBand="0" w:noVBand="0"/>
      </w:tblPr>
      <w:tblGrid>
        <w:gridCol w:w="2053"/>
        <w:gridCol w:w="4686"/>
      </w:tblGrid>
      <w:tr w:rsidR="004B6649" w14:paraId="5385D38D"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38AD515E" w14:textId="77777777" w:rsidR="004B6649" w:rsidRDefault="00A84654">
            <w:pPr>
              <w:pStyle w:val="Compact"/>
            </w:pPr>
            <w:r>
              <w:t>Status</w:t>
            </w:r>
          </w:p>
        </w:tc>
        <w:tc>
          <w:tcPr>
            <w:tcW w:w="0" w:type="auto"/>
          </w:tcPr>
          <w:p w14:paraId="6C174382" w14:textId="77777777" w:rsidR="004B6649" w:rsidRDefault="00A84654">
            <w:pPr>
              <w:pStyle w:val="Compact"/>
            </w:pPr>
            <w:r>
              <w:t>Description</w:t>
            </w:r>
          </w:p>
        </w:tc>
      </w:tr>
      <w:tr w:rsidR="004B6649" w14:paraId="2ADFCE93" w14:textId="77777777">
        <w:tc>
          <w:tcPr>
            <w:tcW w:w="0" w:type="auto"/>
          </w:tcPr>
          <w:p w14:paraId="5011B5D8" w14:textId="77777777" w:rsidR="004B6649" w:rsidRDefault="00A84654">
            <w:pPr>
              <w:pStyle w:val="Compact"/>
            </w:pPr>
            <w:r>
              <w:t>Shipment Created</w:t>
            </w:r>
          </w:p>
        </w:tc>
        <w:tc>
          <w:tcPr>
            <w:tcW w:w="0" w:type="auto"/>
          </w:tcPr>
          <w:p w14:paraId="5279EF57" w14:textId="77777777" w:rsidR="004B6649" w:rsidRDefault="00A84654">
            <w:pPr>
              <w:pStyle w:val="Compact"/>
            </w:pPr>
            <w:r>
              <w:t>Shipment record created by Depot Manager</w:t>
            </w:r>
          </w:p>
        </w:tc>
      </w:tr>
      <w:tr w:rsidR="004B6649" w14:paraId="5107BD1E" w14:textId="77777777">
        <w:tc>
          <w:tcPr>
            <w:tcW w:w="0" w:type="auto"/>
          </w:tcPr>
          <w:p w14:paraId="67049B71" w14:textId="77777777" w:rsidR="004B6649" w:rsidRDefault="00A84654">
            <w:pPr>
              <w:pStyle w:val="Compact"/>
            </w:pPr>
            <w:r>
              <w:t>Dispatched</w:t>
            </w:r>
          </w:p>
        </w:tc>
        <w:tc>
          <w:tcPr>
            <w:tcW w:w="0" w:type="auto"/>
          </w:tcPr>
          <w:p w14:paraId="36CC272D" w14:textId="77777777" w:rsidR="004B6649" w:rsidRDefault="00A84654">
            <w:pPr>
              <w:pStyle w:val="Compact"/>
            </w:pPr>
            <w:r>
              <w:t>Shipment physically sent to site</w:t>
            </w:r>
          </w:p>
        </w:tc>
      </w:tr>
      <w:tr w:rsidR="004B6649" w14:paraId="113C2B1E" w14:textId="77777777">
        <w:tc>
          <w:tcPr>
            <w:tcW w:w="0" w:type="auto"/>
          </w:tcPr>
          <w:p w14:paraId="30EF0496" w14:textId="77777777" w:rsidR="004B6649" w:rsidRDefault="00A84654">
            <w:pPr>
              <w:pStyle w:val="Compact"/>
            </w:pPr>
            <w:r>
              <w:t>Delivered</w:t>
            </w:r>
          </w:p>
        </w:tc>
        <w:tc>
          <w:tcPr>
            <w:tcW w:w="0" w:type="auto"/>
          </w:tcPr>
          <w:p w14:paraId="5C8FBC6B" w14:textId="77777777" w:rsidR="004B6649" w:rsidRDefault="00A84654">
            <w:pPr>
              <w:pStyle w:val="Compact"/>
            </w:pPr>
            <w:r>
              <w:t>Shipment received and accepted at site</w:t>
            </w:r>
          </w:p>
        </w:tc>
      </w:tr>
    </w:tbl>
    <w:p w14:paraId="4C4ED3FF" w14:textId="77777777" w:rsidR="004B6649" w:rsidRDefault="00A84654">
      <w:pPr>
        <w:pStyle w:val="Heading4"/>
      </w:pPr>
      <w:bookmarkStart w:id="101" w:name="delivery-to-depot"/>
      <w:bookmarkEnd w:id="100"/>
      <w:r>
        <w:t>6.13.5 Delivery to Depot</w:t>
      </w:r>
    </w:p>
    <w:p w14:paraId="0727BD06" w14:textId="77777777" w:rsidR="004B6649" w:rsidRDefault="00A84654">
      <w:pPr>
        <w:pStyle w:val="Compact"/>
        <w:numPr>
          <w:ilvl w:val="0"/>
          <w:numId w:val="14"/>
        </w:numPr>
      </w:pPr>
      <w:r>
        <w:t>Return shipments from site to depot</w:t>
      </w:r>
    </w:p>
    <w:p w14:paraId="1A8B4B6D" w14:textId="77777777" w:rsidR="004B6649" w:rsidRDefault="00A84654">
      <w:pPr>
        <w:pStyle w:val="Heading4"/>
      </w:pPr>
      <w:bookmarkStart w:id="102" w:name="received-at-depot"/>
      <w:bookmarkEnd w:id="101"/>
      <w:r>
        <w:t>6.13.6 Received at Depot</w:t>
      </w:r>
    </w:p>
    <w:tbl>
      <w:tblPr>
        <w:tblStyle w:val="Table"/>
        <w:tblW w:w="0" w:type="auto"/>
        <w:tblLook w:val="0020" w:firstRow="1" w:lastRow="0" w:firstColumn="0" w:lastColumn="0" w:noHBand="0" w:noVBand="0"/>
      </w:tblPr>
      <w:tblGrid>
        <w:gridCol w:w="1727"/>
        <w:gridCol w:w="2517"/>
      </w:tblGrid>
      <w:tr w:rsidR="004B6649" w14:paraId="795170C0"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6CD94992" w14:textId="77777777" w:rsidR="004B6649" w:rsidRDefault="00A84654">
            <w:pPr>
              <w:pStyle w:val="Compact"/>
            </w:pPr>
            <w:r>
              <w:t>Field</w:t>
            </w:r>
          </w:p>
        </w:tc>
        <w:tc>
          <w:tcPr>
            <w:tcW w:w="0" w:type="auto"/>
          </w:tcPr>
          <w:p w14:paraId="66E84FFC" w14:textId="77777777" w:rsidR="004B6649" w:rsidRDefault="00A84654">
            <w:pPr>
              <w:pStyle w:val="Compact"/>
            </w:pPr>
            <w:r>
              <w:t>Description</w:t>
            </w:r>
          </w:p>
        </w:tc>
      </w:tr>
      <w:tr w:rsidR="004B6649" w14:paraId="31F73CDF" w14:textId="77777777">
        <w:tc>
          <w:tcPr>
            <w:tcW w:w="0" w:type="auto"/>
          </w:tcPr>
          <w:p w14:paraId="445F7FC5" w14:textId="77777777" w:rsidR="004B6649" w:rsidRDefault="00A84654">
            <w:pPr>
              <w:pStyle w:val="Compact"/>
            </w:pPr>
            <w:r>
              <w:t>Ship No</w:t>
            </w:r>
          </w:p>
        </w:tc>
        <w:tc>
          <w:tcPr>
            <w:tcW w:w="0" w:type="auto"/>
          </w:tcPr>
          <w:p w14:paraId="1EB57286" w14:textId="77777777" w:rsidR="004B6649" w:rsidRDefault="00A84654">
            <w:pPr>
              <w:pStyle w:val="Compact"/>
            </w:pPr>
            <w:r>
              <w:t>Shipment number</w:t>
            </w:r>
          </w:p>
        </w:tc>
      </w:tr>
      <w:tr w:rsidR="004B6649" w14:paraId="7DC94360" w14:textId="77777777">
        <w:tc>
          <w:tcPr>
            <w:tcW w:w="0" w:type="auto"/>
          </w:tcPr>
          <w:p w14:paraId="74E707B5" w14:textId="77777777" w:rsidR="004B6649" w:rsidRDefault="00A84654">
            <w:pPr>
              <w:pStyle w:val="Compact"/>
            </w:pPr>
            <w:r>
              <w:t>Shipment Date</w:t>
            </w:r>
          </w:p>
        </w:tc>
        <w:tc>
          <w:tcPr>
            <w:tcW w:w="0" w:type="auto"/>
          </w:tcPr>
          <w:p w14:paraId="5E1F9CA5" w14:textId="77777777" w:rsidR="004B6649" w:rsidRDefault="00A84654">
            <w:pPr>
              <w:pStyle w:val="Compact"/>
            </w:pPr>
            <w:r>
              <w:t>Date of shipment</w:t>
            </w:r>
          </w:p>
        </w:tc>
      </w:tr>
      <w:tr w:rsidR="004B6649" w14:paraId="151C83FC" w14:textId="77777777">
        <w:tc>
          <w:tcPr>
            <w:tcW w:w="0" w:type="auto"/>
          </w:tcPr>
          <w:p w14:paraId="2D2AA71F" w14:textId="77777777" w:rsidR="004B6649" w:rsidRDefault="00A84654">
            <w:pPr>
              <w:pStyle w:val="Compact"/>
            </w:pPr>
            <w:r>
              <w:t>Site</w:t>
            </w:r>
          </w:p>
        </w:tc>
        <w:tc>
          <w:tcPr>
            <w:tcW w:w="0" w:type="auto"/>
          </w:tcPr>
          <w:p w14:paraId="585A23CE" w14:textId="77777777" w:rsidR="004B6649" w:rsidRDefault="00A84654">
            <w:pPr>
              <w:pStyle w:val="Compact"/>
            </w:pPr>
            <w:r>
              <w:t>Origin site</w:t>
            </w:r>
          </w:p>
        </w:tc>
      </w:tr>
      <w:tr w:rsidR="004B6649" w14:paraId="1C5A78EF" w14:textId="77777777">
        <w:tc>
          <w:tcPr>
            <w:tcW w:w="0" w:type="auto"/>
          </w:tcPr>
          <w:p w14:paraId="02000E7A" w14:textId="77777777" w:rsidR="004B6649" w:rsidRDefault="00A84654">
            <w:pPr>
              <w:pStyle w:val="Compact"/>
            </w:pPr>
            <w:r>
              <w:t>Received Date</w:t>
            </w:r>
          </w:p>
        </w:tc>
        <w:tc>
          <w:tcPr>
            <w:tcW w:w="0" w:type="auto"/>
          </w:tcPr>
          <w:p w14:paraId="57380D13" w14:textId="77777777" w:rsidR="004B6649" w:rsidRDefault="00A84654">
            <w:pPr>
              <w:pStyle w:val="Compact"/>
            </w:pPr>
            <w:r>
              <w:t>Date received at depot</w:t>
            </w:r>
          </w:p>
        </w:tc>
      </w:tr>
      <w:tr w:rsidR="004B6649" w14:paraId="409FE66F" w14:textId="77777777">
        <w:tc>
          <w:tcPr>
            <w:tcW w:w="0" w:type="auto"/>
          </w:tcPr>
          <w:p w14:paraId="55DE29F0" w14:textId="77777777" w:rsidR="004B6649" w:rsidRDefault="00A84654">
            <w:pPr>
              <w:pStyle w:val="Compact"/>
            </w:pPr>
            <w:r>
              <w:t>Status</w:t>
            </w:r>
          </w:p>
        </w:tc>
        <w:tc>
          <w:tcPr>
            <w:tcW w:w="0" w:type="auto"/>
          </w:tcPr>
          <w:p w14:paraId="46FBB01B" w14:textId="77777777" w:rsidR="004B6649" w:rsidRDefault="00A84654">
            <w:pPr>
              <w:pStyle w:val="Compact"/>
            </w:pPr>
            <w:r>
              <w:t>Dispatched/Delivered</w:t>
            </w:r>
          </w:p>
        </w:tc>
      </w:tr>
    </w:tbl>
    <w:p w14:paraId="5157F602" w14:textId="77777777" w:rsidR="004B6649" w:rsidRDefault="00A84654">
      <w:pPr>
        <w:pStyle w:val="Heading4"/>
      </w:pPr>
      <w:bookmarkStart w:id="103" w:name="ip-request"/>
      <w:bookmarkEnd w:id="102"/>
      <w:r>
        <w:t>6.13.7 IP Request</w:t>
      </w:r>
    </w:p>
    <w:tbl>
      <w:tblPr>
        <w:tblStyle w:val="Table"/>
        <w:tblW w:w="0" w:type="auto"/>
        <w:tblLook w:val="0020" w:firstRow="1" w:lastRow="0" w:firstColumn="0" w:lastColumn="0" w:noHBand="0" w:noVBand="0"/>
      </w:tblPr>
      <w:tblGrid>
        <w:gridCol w:w="1735"/>
        <w:gridCol w:w="5057"/>
      </w:tblGrid>
      <w:tr w:rsidR="004B6649" w14:paraId="1643F7E1"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368581B8" w14:textId="77777777" w:rsidR="004B6649" w:rsidRDefault="00A84654">
            <w:pPr>
              <w:pStyle w:val="Compact"/>
            </w:pPr>
            <w:r>
              <w:t>Field</w:t>
            </w:r>
          </w:p>
        </w:tc>
        <w:tc>
          <w:tcPr>
            <w:tcW w:w="0" w:type="auto"/>
          </w:tcPr>
          <w:p w14:paraId="3ACE4543" w14:textId="77777777" w:rsidR="004B6649" w:rsidRDefault="00A84654">
            <w:pPr>
              <w:pStyle w:val="Compact"/>
            </w:pPr>
            <w:r>
              <w:t>Description</w:t>
            </w:r>
          </w:p>
        </w:tc>
      </w:tr>
      <w:tr w:rsidR="004B6649" w14:paraId="10B23CCD" w14:textId="77777777">
        <w:tc>
          <w:tcPr>
            <w:tcW w:w="0" w:type="auto"/>
          </w:tcPr>
          <w:p w14:paraId="488932BA" w14:textId="77777777" w:rsidR="004B6649" w:rsidRDefault="00A84654">
            <w:pPr>
              <w:pStyle w:val="Compact"/>
            </w:pPr>
            <w:r>
              <w:t>IP Request #</w:t>
            </w:r>
          </w:p>
        </w:tc>
        <w:tc>
          <w:tcPr>
            <w:tcW w:w="0" w:type="auto"/>
          </w:tcPr>
          <w:p w14:paraId="526BE80E" w14:textId="77777777" w:rsidR="004B6649" w:rsidRDefault="00A84654">
            <w:pPr>
              <w:pStyle w:val="Compact"/>
            </w:pPr>
            <w:r>
              <w:t>Unique request identifier</w:t>
            </w:r>
          </w:p>
        </w:tc>
      </w:tr>
      <w:tr w:rsidR="004B6649" w14:paraId="677C5F4C" w14:textId="77777777">
        <w:tc>
          <w:tcPr>
            <w:tcW w:w="0" w:type="auto"/>
          </w:tcPr>
          <w:p w14:paraId="20D3448A" w14:textId="77777777" w:rsidR="004B6649" w:rsidRDefault="00A84654">
            <w:pPr>
              <w:pStyle w:val="Compact"/>
            </w:pPr>
            <w:r>
              <w:t>Site</w:t>
            </w:r>
          </w:p>
        </w:tc>
        <w:tc>
          <w:tcPr>
            <w:tcW w:w="0" w:type="auto"/>
          </w:tcPr>
          <w:p w14:paraId="63F92138" w14:textId="77777777" w:rsidR="004B6649" w:rsidRDefault="00A84654">
            <w:pPr>
              <w:pStyle w:val="Compact"/>
            </w:pPr>
            <w:r>
              <w:t>Requesting site</w:t>
            </w:r>
          </w:p>
        </w:tc>
      </w:tr>
      <w:tr w:rsidR="004B6649" w14:paraId="1B431D41" w14:textId="77777777">
        <w:tc>
          <w:tcPr>
            <w:tcW w:w="0" w:type="auto"/>
          </w:tcPr>
          <w:p w14:paraId="2960CD6A" w14:textId="77777777" w:rsidR="004B6649" w:rsidRDefault="00A84654">
            <w:pPr>
              <w:pStyle w:val="Compact"/>
            </w:pPr>
            <w:r>
              <w:t>Request Date</w:t>
            </w:r>
          </w:p>
        </w:tc>
        <w:tc>
          <w:tcPr>
            <w:tcW w:w="0" w:type="auto"/>
          </w:tcPr>
          <w:p w14:paraId="01B51714" w14:textId="77777777" w:rsidR="004B6649" w:rsidRDefault="00A84654">
            <w:pPr>
              <w:pStyle w:val="Compact"/>
            </w:pPr>
            <w:r>
              <w:t>Date of request</w:t>
            </w:r>
          </w:p>
        </w:tc>
      </w:tr>
      <w:tr w:rsidR="004B6649" w14:paraId="2AFA42A8" w14:textId="77777777">
        <w:tc>
          <w:tcPr>
            <w:tcW w:w="0" w:type="auto"/>
          </w:tcPr>
          <w:p w14:paraId="78C608ED" w14:textId="77777777" w:rsidR="004B6649" w:rsidRDefault="00A84654">
            <w:pPr>
              <w:pStyle w:val="Compact"/>
            </w:pPr>
            <w:r>
              <w:t>IP(s)</w:t>
            </w:r>
          </w:p>
        </w:tc>
        <w:tc>
          <w:tcPr>
            <w:tcW w:w="0" w:type="auto"/>
          </w:tcPr>
          <w:p w14:paraId="6051536C" w14:textId="77777777" w:rsidR="004B6649" w:rsidRDefault="00A84654">
            <w:pPr>
              <w:pStyle w:val="Compact"/>
            </w:pPr>
            <w:r>
              <w:t>Number of IPs requested</w:t>
            </w:r>
          </w:p>
        </w:tc>
      </w:tr>
      <w:tr w:rsidR="004B6649" w14:paraId="5835B642" w14:textId="77777777">
        <w:tc>
          <w:tcPr>
            <w:tcW w:w="0" w:type="auto"/>
          </w:tcPr>
          <w:p w14:paraId="5DDBFA80" w14:textId="77777777" w:rsidR="004B6649" w:rsidRDefault="00A84654">
            <w:pPr>
              <w:pStyle w:val="Compact"/>
            </w:pPr>
            <w:r>
              <w:lastRenderedPageBreak/>
              <w:t>PM Approved?</w:t>
            </w:r>
          </w:p>
        </w:tc>
        <w:tc>
          <w:tcPr>
            <w:tcW w:w="0" w:type="auto"/>
          </w:tcPr>
          <w:p w14:paraId="5B25E7AD" w14:textId="77777777" w:rsidR="004B6649" w:rsidRDefault="00A84654">
            <w:pPr>
              <w:pStyle w:val="Compact"/>
            </w:pPr>
            <w:r>
              <w:t>Approval status (Pending/Approved/Declined)</w:t>
            </w:r>
          </w:p>
        </w:tc>
      </w:tr>
      <w:tr w:rsidR="004B6649" w14:paraId="7F4A5067" w14:textId="77777777">
        <w:tc>
          <w:tcPr>
            <w:tcW w:w="0" w:type="auto"/>
          </w:tcPr>
          <w:p w14:paraId="1F9DD6B9" w14:textId="77777777" w:rsidR="004B6649" w:rsidRDefault="00A84654">
            <w:pPr>
              <w:pStyle w:val="Compact"/>
            </w:pPr>
            <w:r>
              <w:t>Request Status</w:t>
            </w:r>
          </w:p>
        </w:tc>
        <w:tc>
          <w:tcPr>
            <w:tcW w:w="0" w:type="auto"/>
          </w:tcPr>
          <w:p w14:paraId="05433B65" w14:textId="77777777" w:rsidR="004B6649" w:rsidRDefault="00A84654">
            <w:pPr>
              <w:pStyle w:val="Compact"/>
            </w:pPr>
            <w:r>
              <w:t>Pending/Shipped</w:t>
            </w:r>
          </w:p>
        </w:tc>
      </w:tr>
      <w:tr w:rsidR="004B6649" w14:paraId="4DD22BDB" w14:textId="77777777">
        <w:tc>
          <w:tcPr>
            <w:tcW w:w="0" w:type="auto"/>
          </w:tcPr>
          <w:p w14:paraId="60FB80E4" w14:textId="77777777" w:rsidR="004B6649" w:rsidRDefault="00A84654">
            <w:pPr>
              <w:pStyle w:val="Compact"/>
            </w:pPr>
            <w:r>
              <w:t>Shipment No.</w:t>
            </w:r>
          </w:p>
        </w:tc>
        <w:tc>
          <w:tcPr>
            <w:tcW w:w="0" w:type="auto"/>
          </w:tcPr>
          <w:p w14:paraId="2B8CA63D" w14:textId="77777777" w:rsidR="004B6649" w:rsidRDefault="00A84654">
            <w:pPr>
              <w:pStyle w:val="Compact"/>
            </w:pPr>
            <w:r>
              <w:t>Associated shipment if shipped</w:t>
            </w:r>
          </w:p>
        </w:tc>
      </w:tr>
    </w:tbl>
    <w:p w14:paraId="12E94528" w14:textId="77777777" w:rsidR="004B6649" w:rsidRDefault="00A84654">
      <w:pPr>
        <w:pStyle w:val="BodyText"/>
      </w:pPr>
      <w:r>
        <w:rPr>
          <w:b/>
          <w:bCs/>
        </w:rPr>
        <w:t>IP Request Detail:</w:t>
      </w:r>
      <w:r>
        <w:t xml:space="preserve"> - IP Request # - Site - Request Date - IP - Total IP Quantity - Expected Deli</w:t>
      </w:r>
      <w:r>
        <w:t>very Date - Request Status (Open/Approved/Declined)</w:t>
      </w:r>
    </w:p>
    <w:p w14:paraId="1A0EC5C8" w14:textId="77777777" w:rsidR="004B6649" w:rsidRDefault="00A84654">
      <w:pPr>
        <w:pStyle w:val="Heading3"/>
      </w:pPr>
      <w:bookmarkStart w:id="104" w:name="reports"/>
      <w:bookmarkEnd w:id="96"/>
      <w:bookmarkEnd w:id="103"/>
      <w:r>
        <w:t>6.14 Reports</w:t>
      </w:r>
    </w:p>
    <w:tbl>
      <w:tblPr>
        <w:tblStyle w:val="Table"/>
        <w:tblW w:w="5000" w:type="pct"/>
        <w:tblLayout w:type="fixed"/>
        <w:tblLook w:val="0020" w:firstRow="1" w:lastRow="0" w:firstColumn="0" w:lastColumn="0" w:noHBand="0" w:noVBand="0"/>
      </w:tblPr>
      <w:tblGrid>
        <w:gridCol w:w="3648"/>
        <w:gridCol w:w="5928"/>
      </w:tblGrid>
      <w:tr w:rsidR="004B6649" w14:paraId="2D7E322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43C6509D" w14:textId="77777777" w:rsidR="004B6649" w:rsidRDefault="00A84654">
            <w:pPr>
              <w:pStyle w:val="Compact"/>
            </w:pPr>
            <w:r>
              <w:t>Req ID</w:t>
            </w:r>
          </w:p>
        </w:tc>
        <w:tc>
          <w:tcPr>
            <w:tcW w:w="4902" w:type="dxa"/>
          </w:tcPr>
          <w:p w14:paraId="2A0F7166" w14:textId="77777777" w:rsidR="004B6649" w:rsidRDefault="00A84654">
            <w:pPr>
              <w:pStyle w:val="Compact"/>
            </w:pPr>
            <w:r>
              <w:t>Description</w:t>
            </w:r>
          </w:p>
        </w:tc>
      </w:tr>
      <w:tr w:rsidR="004B6649" w14:paraId="67BF7927" w14:textId="77777777">
        <w:tc>
          <w:tcPr>
            <w:tcW w:w="3017" w:type="dxa"/>
          </w:tcPr>
          <w:p w14:paraId="5D5671FB" w14:textId="77777777" w:rsidR="004B6649" w:rsidRDefault="00A84654">
            <w:pPr>
              <w:pStyle w:val="Compact"/>
            </w:pPr>
            <w:r>
              <w:t>URS 13</w:t>
            </w:r>
          </w:p>
        </w:tc>
        <w:tc>
          <w:tcPr>
            <w:tcW w:w="4902" w:type="dxa"/>
          </w:tcPr>
          <w:p w14:paraId="585FA165" w14:textId="77777777" w:rsidR="004B6649" w:rsidRDefault="00A84654">
            <w:pPr>
              <w:pStyle w:val="Compact"/>
            </w:pPr>
            <w:r>
              <w:t>Data Extract</w:t>
            </w:r>
          </w:p>
        </w:tc>
      </w:tr>
      <w:tr w:rsidR="004B6649" w14:paraId="6E774A3D" w14:textId="77777777">
        <w:tc>
          <w:tcPr>
            <w:tcW w:w="3017" w:type="dxa"/>
          </w:tcPr>
          <w:p w14:paraId="3797C8BA" w14:textId="77777777" w:rsidR="004B6649" w:rsidRDefault="00A84654">
            <w:pPr>
              <w:pStyle w:val="Compact"/>
            </w:pPr>
            <w:r>
              <w:t>URS 14.1</w:t>
            </w:r>
          </w:p>
        </w:tc>
        <w:tc>
          <w:tcPr>
            <w:tcW w:w="4902" w:type="dxa"/>
          </w:tcPr>
          <w:p w14:paraId="54FC4F33" w14:textId="77777777" w:rsidR="004B6649" w:rsidRDefault="00A84654">
            <w:pPr>
              <w:pStyle w:val="Compact"/>
            </w:pPr>
            <w:r>
              <w:t>System must be able to generate reports based on Subject Visit and Kit dispensing status</w:t>
            </w:r>
          </w:p>
        </w:tc>
      </w:tr>
      <w:tr w:rsidR="004B6649" w14:paraId="7C8A6591" w14:textId="77777777">
        <w:tc>
          <w:tcPr>
            <w:tcW w:w="3017" w:type="dxa"/>
          </w:tcPr>
          <w:p w14:paraId="716809E2" w14:textId="77777777" w:rsidR="004B6649" w:rsidRDefault="00A84654">
            <w:pPr>
              <w:pStyle w:val="Compact"/>
            </w:pPr>
            <w:r>
              <w:t>URS 14.2</w:t>
            </w:r>
          </w:p>
        </w:tc>
        <w:tc>
          <w:tcPr>
            <w:tcW w:w="4902" w:type="dxa"/>
          </w:tcPr>
          <w:p w14:paraId="3F500987" w14:textId="77777777" w:rsidR="004B6649" w:rsidRDefault="00A84654">
            <w:pPr>
              <w:pStyle w:val="Compact"/>
            </w:pPr>
            <w:r>
              <w:t>System must allow authorized user to Export standard reports in XLS and PDF Format</w:t>
            </w:r>
          </w:p>
        </w:tc>
      </w:tr>
    </w:tbl>
    <w:p w14:paraId="64677099" w14:textId="77777777" w:rsidR="004B6649" w:rsidRDefault="00A84654">
      <w:pPr>
        <w:pStyle w:val="Heading4"/>
      </w:pPr>
      <w:bookmarkStart w:id="105" w:name="available-reports-observed-from-demo"/>
      <w:r>
        <w:t>Available Reports (observed from demo):</w:t>
      </w:r>
    </w:p>
    <w:tbl>
      <w:tblPr>
        <w:tblStyle w:val="Table"/>
        <w:tblW w:w="5000" w:type="pct"/>
        <w:tblLayout w:type="fixed"/>
        <w:tblLook w:val="0020" w:firstRow="1" w:lastRow="0" w:firstColumn="0" w:lastColumn="0" w:noHBand="0" w:noVBand="0"/>
      </w:tblPr>
      <w:tblGrid>
        <w:gridCol w:w="6261"/>
        <w:gridCol w:w="3315"/>
      </w:tblGrid>
      <w:tr w:rsidR="004B6649" w14:paraId="3B41AFB3"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5178" w:type="dxa"/>
          </w:tcPr>
          <w:p w14:paraId="6F578069" w14:textId="77777777" w:rsidR="004B6649" w:rsidRDefault="00A84654">
            <w:pPr>
              <w:pStyle w:val="Compact"/>
            </w:pPr>
            <w:r>
              <w:t>Report Category</w:t>
            </w:r>
          </w:p>
        </w:tc>
        <w:tc>
          <w:tcPr>
            <w:tcW w:w="2741" w:type="dxa"/>
          </w:tcPr>
          <w:p w14:paraId="0AE62C64" w14:textId="77777777" w:rsidR="004B6649" w:rsidRDefault="00A84654">
            <w:pPr>
              <w:pStyle w:val="Compact"/>
            </w:pPr>
            <w:r>
              <w:t>Reports</w:t>
            </w:r>
          </w:p>
        </w:tc>
      </w:tr>
      <w:tr w:rsidR="004B6649" w14:paraId="3AF8D12B" w14:textId="77777777">
        <w:tc>
          <w:tcPr>
            <w:tcW w:w="5178" w:type="dxa"/>
          </w:tcPr>
          <w:p w14:paraId="61FE48C8" w14:textId="77777777" w:rsidR="004B6649" w:rsidRDefault="00A84654">
            <w:pPr>
              <w:pStyle w:val="Compact"/>
            </w:pPr>
            <w:r>
              <w:t>Study Re</w:t>
            </w:r>
            <w:r>
              <w:t>ports</w:t>
            </w:r>
          </w:p>
        </w:tc>
        <w:tc>
          <w:tcPr>
            <w:tcW w:w="2741" w:type="dxa"/>
          </w:tcPr>
          <w:p w14:paraId="733B09ED" w14:textId="77777777" w:rsidR="004B6649" w:rsidRDefault="00A84654">
            <w:pPr>
              <w:pStyle w:val="Compact"/>
            </w:pPr>
            <w:r>
              <w:t>Study Personnel Sheet</w:t>
            </w:r>
          </w:p>
        </w:tc>
      </w:tr>
      <w:tr w:rsidR="004B6649" w14:paraId="3B11378C" w14:textId="77777777">
        <w:tc>
          <w:tcPr>
            <w:tcW w:w="5178" w:type="dxa"/>
          </w:tcPr>
          <w:p w14:paraId="767D3310" w14:textId="77777777" w:rsidR="004B6649" w:rsidRDefault="00A84654">
            <w:pPr>
              <w:pStyle w:val="Compact"/>
            </w:pPr>
            <w:r>
              <w:t>Data Reports</w:t>
            </w:r>
          </w:p>
        </w:tc>
        <w:tc>
          <w:tcPr>
            <w:tcW w:w="2741" w:type="dxa"/>
          </w:tcPr>
          <w:p w14:paraId="3C1CE1DA" w14:textId="77777777" w:rsidR="004B6649" w:rsidRDefault="00A84654">
            <w:pPr>
              <w:pStyle w:val="Compact"/>
            </w:pPr>
            <w:r>
              <w:t>Data Extraction</w:t>
            </w:r>
          </w:p>
        </w:tc>
      </w:tr>
      <w:tr w:rsidR="004B6649" w14:paraId="04C9B164" w14:textId="77777777">
        <w:tc>
          <w:tcPr>
            <w:tcW w:w="5178" w:type="dxa"/>
          </w:tcPr>
          <w:p w14:paraId="1E8CB70D" w14:textId="77777777" w:rsidR="004B6649" w:rsidRDefault="00A84654">
            <w:pPr>
              <w:pStyle w:val="Compact"/>
            </w:pPr>
            <w:r>
              <w:t>Query Reports</w:t>
            </w:r>
          </w:p>
        </w:tc>
        <w:tc>
          <w:tcPr>
            <w:tcW w:w="2741" w:type="dxa"/>
          </w:tcPr>
          <w:p w14:paraId="17572240" w14:textId="77777777" w:rsidR="004B6649" w:rsidRDefault="00A84654">
            <w:pPr>
              <w:pStyle w:val="Compact"/>
            </w:pPr>
            <w:r>
              <w:t>Query Report, Query Report Details, Query Ageing Report, Query List Report, Static Pages - Query List Report</w:t>
            </w:r>
          </w:p>
        </w:tc>
      </w:tr>
      <w:tr w:rsidR="004B6649" w14:paraId="217DB581" w14:textId="77777777">
        <w:tc>
          <w:tcPr>
            <w:tcW w:w="5178" w:type="dxa"/>
          </w:tcPr>
          <w:p w14:paraId="48A70F63" w14:textId="77777777" w:rsidR="004B6649" w:rsidRDefault="00A84654">
            <w:pPr>
              <w:pStyle w:val="Compact"/>
            </w:pPr>
            <w:r>
              <w:t>Visit Reports</w:t>
            </w:r>
          </w:p>
        </w:tc>
        <w:tc>
          <w:tcPr>
            <w:tcW w:w="2741" w:type="dxa"/>
          </w:tcPr>
          <w:p w14:paraId="4C061C6F" w14:textId="77777777" w:rsidR="004B6649" w:rsidRDefault="00A84654">
            <w:pPr>
              <w:pStyle w:val="Compact"/>
            </w:pPr>
            <w:r>
              <w:t>Visit Status Report</w:t>
            </w:r>
          </w:p>
        </w:tc>
      </w:tr>
      <w:tr w:rsidR="004B6649" w14:paraId="06B01897" w14:textId="77777777">
        <w:tc>
          <w:tcPr>
            <w:tcW w:w="5178" w:type="dxa"/>
          </w:tcPr>
          <w:p w14:paraId="6EA8CDE8" w14:textId="77777777" w:rsidR="004B6649" w:rsidRDefault="00A84654">
            <w:pPr>
              <w:pStyle w:val="Compact"/>
            </w:pPr>
            <w:r>
              <w:t>Subject Reports</w:t>
            </w:r>
          </w:p>
        </w:tc>
        <w:tc>
          <w:tcPr>
            <w:tcW w:w="2741" w:type="dxa"/>
          </w:tcPr>
          <w:p w14:paraId="5CF03863" w14:textId="77777777" w:rsidR="004B6649" w:rsidRDefault="00A84654">
            <w:pPr>
              <w:pStyle w:val="Compact"/>
            </w:pPr>
            <w:r>
              <w:t>Subject Status Report</w:t>
            </w:r>
          </w:p>
        </w:tc>
      </w:tr>
      <w:tr w:rsidR="004B6649" w14:paraId="7746800A" w14:textId="77777777">
        <w:tc>
          <w:tcPr>
            <w:tcW w:w="5178" w:type="dxa"/>
          </w:tcPr>
          <w:p w14:paraId="2CAC1E8A" w14:textId="77777777" w:rsidR="004B6649" w:rsidRDefault="00A84654">
            <w:pPr>
              <w:pStyle w:val="Compact"/>
            </w:pPr>
            <w:r>
              <w:t>Access Reports</w:t>
            </w:r>
          </w:p>
        </w:tc>
        <w:tc>
          <w:tcPr>
            <w:tcW w:w="2741" w:type="dxa"/>
          </w:tcPr>
          <w:p w14:paraId="621C6B1F" w14:textId="77777777" w:rsidR="004B6649" w:rsidRDefault="00A84654">
            <w:pPr>
              <w:pStyle w:val="Compact"/>
            </w:pPr>
            <w:r>
              <w:t>Login Attempts</w:t>
            </w:r>
          </w:p>
        </w:tc>
      </w:tr>
      <w:tr w:rsidR="004B6649" w14:paraId="418C2DD5" w14:textId="77777777">
        <w:tc>
          <w:tcPr>
            <w:tcW w:w="5178" w:type="dxa"/>
          </w:tcPr>
          <w:p w14:paraId="66AB0288" w14:textId="77777777" w:rsidR="004B6649" w:rsidRDefault="00A84654">
            <w:pPr>
              <w:pStyle w:val="Compact"/>
            </w:pPr>
            <w:r>
              <w:t>Audit Reports</w:t>
            </w:r>
          </w:p>
        </w:tc>
        <w:tc>
          <w:tcPr>
            <w:tcW w:w="2741" w:type="dxa"/>
          </w:tcPr>
          <w:p w14:paraId="498D01D5" w14:textId="77777777" w:rsidR="004B6649" w:rsidRDefault="00A84654">
            <w:pPr>
              <w:pStyle w:val="Compact"/>
            </w:pPr>
            <w:r>
              <w:t>Audit Trail Report</w:t>
            </w:r>
          </w:p>
        </w:tc>
      </w:tr>
      <w:tr w:rsidR="004B6649" w14:paraId="6C02361F" w14:textId="77777777">
        <w:tc>
          <w:tcPr>
            <w:tcW w:w="5178" w:type="dxa"/>
          </w:tcPr>
          <w:p w14:paraId="39C71BF9" w14:textId="77777777" w:rsidR="004B6649" w:rsidRDefault="00A84654">
            <w:pPr>
              <w:pStyle w:val="Compact"/>
            </w:pPr>
            <w:r>
              <w:t>CRF Rep</w:t>
            </w:r>
            <w:r>
              <w:t>orts</w:t>
            </w:r>
          </w:p>
        </w:tc>
        <w:tc>
          <w:tcPr>
            <w:tcW w:w="2741" w:type="dxa"/>
          </w:tcPr>
          <w:p w14:paraId="2688DFE6" w14:textId="77777777" w:rsidR="004B6649" w:rsidRDefault="00A84654">
            <w:pPr>
              <w:pStyle w:val="Compact"/>
            </w:pPr>
            <w:r>
              <w:t>CRF Annotations, CRF Visit Percentage Report</w:t>
            </w:r>
          </w:p>
        </w:tc>
      </w:tr>
      <w:tr w:rsidR="004B6649" w14:paraId="5AFDF765" w14:textId="77777777">
        <w:tc>
          <w:tcPr>
            <w:tcW w:w="5178" w:type="dxa"/>
          </w:tcPr>
          <w:p w14:paraId="2BE32C9D" w14:textId="77777777" w:rsidR="004B6649" w:rsidRDefault="00A84654">
            <w:pPr>
              <w:pStyle w:val="Compact"/>
            </w:pPr>
            <w:r>
              <w:t>IP Reports</w:t>
            </w:r>
          </w:p>
        </w:tc>
        <w:tc>
          <w:tcPr>
            <w:tcW w:w="2741" w:type="dxa"/>
          </w:tcPr>
          <w:p w14:paraId="4533457F" w14:textId="77777777" w:rsidR="004B6649" w:rsidRDefault="00A84654">
            <w:pPr>
              <w:pStyle w:val="Compact"/>
            </w:pPr>
            <w:r>
              <w:t>Inventory at Site, Site Wise IP Status, Expired IP, Site wise Subject Summary, Visit wise Subject Summary, IP Dispensing Status, IP Reconciliation Report</w:t>
            </w:r>
          </w:p>
        </w:tc>
      </w:tr>
      <w:tr w:rsidR="004B6649" w14:paraId="419AC672" w14:textId="77777777">
        <w:tc>
          <w:tcPr>
            <w:tcW w:w="5178" w:type="dxa"/>
          </w:tcPr>
          <w:p w14:paraId="5C08CADC" w14:textId="77777777" w:rsidR="004B6649" w:rsidRDefault="00A84654">
            <w:pPr>
              <w:pStyle w:val="Compact"/>
            </w:pPr>
            <w:r>
              <w:t>Other Reports</w:t>
            </w:r>
          </w:p>
        </w:tc>
        <w:tc>
          <w:tcPr>
            <w:tcW w:w="2741" w:type="dxa"/>
          </w:tcPr>
          <w:p w14:paraId="585B4CB6" w14:textId="77777777" w:rsidR="004B6649" w:rsidRDefault="00A84654">
            <w:pPr>
              <w:pStyle w:val="Compact"/>
            </w:pPr>
            <w:r>
              <w:t>Project Status Report, CRF Ageing Report, Randomization Status Report, Attached CRF Report, Enable/Disable List Report</w:t>
            </w:r>
          </w:p>
        </w:tc>
      </w:tr>
    </w:tbl>
    <w:p w14:paraId="69BBE591" w14:textId="77777777" w:rsidR="004B6649" w:rsidRDefault="00A84654">
      <w:pPr>
        <w:pStyle w:val="Heading4"/>
      </w:pPr>
      <w:bookmarkStart w:id="106" w:name="data-extraction"/>
      <w:bookmarkEnd w:id="105"/>
      <w:r>
        <w:lastRenderedPageBreak/>
        <w:t>6.14.1 Data Extraction</w:t>
      </w:r>
    </w:p>
    <w:p w14:paraId="6862E9EE" w14:textId="77777777" w:rsidR="004B6649" w:rsidRDefault="00A84654">
      <w:pPr>
        <w:pStyle w:val="FirstParagraph"/>
      </w:pPr>
      <w:r>
        <w:t>Multi-select interface for: - Subjects (by screening number) - Visits - CRFs</w:t>
      </w:r>
    </w:p>
    <w:p w14:paraId="35B52BC6" w14:textId="77777777" w:rsidR="004B6649" w:rsidRDefault="00A84654">
      <w:pPr>
        <w:pStyle w:val="BodyText"/>
      </w:pPr>
      <w:r>
        <w:t xml:space="preserve">Export Options: </w:t>
      </w:r>
      <w:r>
        <w:t>- Download ACRF - Download ECRF - Download ACRF_ECRF - Download PDF - Request XLS</w:t>
      </w:r>
    </w:p>
    <w:p w14:paraId="025D1C61" w14:textId="77777777" w:rsidR="004B6649" w:rsidRDefault="00A84654">
      <w:pPr>
        <w:pStyle w:val="Heading4"/>
      </w:pPr>
      <w:bookmarkStart w:id="107" w:name="query-report"/>
      <w:bookmarkEnd w:id="106"/>
      <w:r>
        <w:t>6.14.2 Query Report</w:t>
      </w:r>
    </w:p>
    <w:p w14:paraId="491679B9" w14:textId="77777777" w:rsidR="004B6649" w:rsidRDefault="00A84654">
      <w:pPr>
        <w:pStyle w:val="FirstParagraph"/>
      </w:pPr>
      <w:r>
        <w:t>Filter by: - Sites - Subject Initial - Screening No. - Visit Title</w:t>
      </w:r>
    </w:p>
    <w:p w14:paraId="7E4888CB" w14:textId="77777777" w:rsidR="004B6649" w:rsidRDefault="00A84654">
      <w:pPr>
        <w:pStyle w:val="BodyText"/>
      </w:pPr>
      <w:r>
        <w:t>Display Columns: - Close Bulk Query - Query# - Site Name - CRF Name - Item Name - Query</w:t>
      </w:r>
      <w:r>
        <w:t xml:space="preserve"> Description - Query Status (Open/Closed) - Query Response - Other Specify - User Role - Created By - Created On</w:t>
      </w:r>
    </w:p>
    <w:p w14:paraId="3FB4DBBE" w14:textId="77777777" w:rsidR="004B6649" w:rsidRDefault="00A84654">
      <w:pPr>
        <w:pStyle w:val="BodyText"/>
      </w:pPr>
      <w:r>
        <w:rPr>
          <w:b/>
          <w:bCs/>
        </w:rPr>
        <w:t>Bulk Query Close:</w:t>
      </w:r>
      <w:r>
        <w:t xml:space="preserve"> Ability to close multiple queries at once</w:t>
      </w:r>
    </w:p>
    <w:p w14:paraId="185ED594" w14:textId="77777777" w:rsidR="004B6649" w:rsidRDefault="00A84654">
      <w:pPr>
        <w:pStyle w:val="Heading4"/>
      </w:pPr>
      <w:bookmarkStart w:id="108" w:name="query-ageing-count-report"/>
      <w:bookmarkEnd w:id="107"/>
      <w:r>
        <w:t>6.14.3 Query Ageing Count Report</w:t>
      </w:r>
    </w:p>
    <w:tbl>
      <w:tblPr>
        <w:tblStyle w:val="Table"/>
        <w:tblW w:w="5000" w:type="pct"/>
        <w:tblLayout w:type="fixed"/>
        <w:tblLook w:val="0020" w:firstRow="1" w:lastRow="0" w:firstColumn="0" w:lastColumn="0" w:noHBand="0" w:noVBand="0"/>
      </w:tblPr>
      <w:tblGrid>
        <w:gridCol w:w="3648"/>
        <w:gridCol w:w="5928"/>
      </w:tblGrid>
      <w:tr w:rsidR="004B6649" w14:paraId="58BFEBA9"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0934422C" w14:textId="77777777" w:rsidR="004B6649" w:rsidRDefault="00A84654">
            <w:pPr>
              <w:pStyle w:val="Compact"/>
            </w:pPr>
            <w:r>
              <w:t>Column</w:t>
            </w:r>
          </w:p>
        </w:tc>
        <w:tc>
          <w:tcPr>
            <w:tcW w:w="4902" w:type="dxa"/>
          </w:tcPr>
          <w:p w14:paraId="34DB3653" w14:textId="77777777" w:rsidR="004B6649" w:rsidRDefault="00A84654">
            <w:pPr>
              <w:pStyle w:val="Compact"/>
            </w:pPr>
            <w:r>
              <w:t>Description</w:t>
            </w:r>
          </w:p>
        </w:tc>
      </w:tr>
      <w:tr w:rsidR="004B6649" w14:paraId="3F208D7F" w14:textId="77777777">
        <w:tc>
          <w:tcPr>
            <w:tcW w:w="3017" w:type="dxa"/>
          </w:tcPr>
          <w:p w14:paraId="55C0A69B" w14:textId="77777777" w:rsidR="004B6649" w:rsidRDefault="00A84654">
            <w:pPr>
              <w:pStyle w:val="Compact"/>
            </w:pPr>
            <w:r>
              <w:t>Form</w:t>
            </w:r>
          </w:p>
        </w:tc>
        <w:tc>
          <w:tcPr>
            <w:tcW w:w="4902" w:type="dxa"/>
          </w:tcPr>
          <w:p w14:paraId="5AC47DF2" w14:textId="77777777" w:rsidR="004B6649" w:rsidRDefault="00A84654">
            <w:pPr>
              <w:pStyle w:val="Compact"/>
            </w:pPr>
            <w:r>
              <w:t>CRF form name</w:t>
            </w:r>
          </w:p>
        </w:tc>
      </w:tr>
      <w:tr w:rsidR="004B6649" w14:paraId="40FDD79E" w14:textId="77777777">
        <w:tc>
          <w:tcPr>
            <w:tcW w:w="3017" w:type="dxa"/>
          </w:tcPr>
          <w:p w14:paraId="5EE12025" w14:textId="77777777" w:rsidR="004B6649" w:rsidRDefault="00A84654">
            <w:pPr>
              <w:pStyle w:val="Compact"/>
            </w:pPr>
            <w:r>
              <w:t>Total number of queries raised</w:t>
            </w:r>
          </w:p>
        </w:tc>
        <w:tc>
          <w:tcPr>
            <w:tcW w:w="4902" w:type="dxa"/>
          </w:tcPr>
          <w:p w14:paraId="7D9B1191" w14:textId="77777777" w:rsidR="004B6649" w:rsidRDefault="00A84654">
            <w:pPr>
              <w:pStyle w:val="Compact"/>
            </w:pPr>
            <w:r>
              <w:t>Total queries</w:t>
            </w:r>
          </w:p>
        </w:tc>
      </w:tr>
      <w:tr w:rsidR="004B6649" w14:paraId="339A62C7" w14:textId="77777777">
        <w:tc>
          <w:tcPr>
            <w:tcW w:w="3017" w:type="dxa"/>
          </w:tcPr>
          <w:p w14:paraId="6545B09F" w14:textId="77777777" w:rsidR="004B6649" w:rsidRDefault="00A84654">
            <w:pPr>
              <w:pStyle w:val="Compact"/>
            </w:pPr>
            <w:r>
              <w:t>Total no of queries opened from more than 2 days but less than 7 days</w:t>
            </w:r>
          </w:p>
        </w:tc>
        <w:tc>
          <w:tcPr>
            <w:tcW w:w="4902" w:type="dxa"/>
          </w:tcPr>
          <w:p w14:paraId="3D95B700" w14:textId="77777777" w:rsidR="004B6649" w:rsidRDefault="00A84654">
            <w:pPr>
              <w:pStyle w:val="Compact"/>
            </w:pPr>
            <w:r>
              <w:t>Aging category 1</w:t>
            </w:r>
          </w:p>
        </w:tc>
      </w:tr>
      <w:tr w:rsidR="004B6649" w14:paraId="51202183" w14:textId="77777777">
        <w:tc>
          <w:tcPr>
            <w:tcW w:w="3017" w:type="dxa"/>
          </w:tcPr>
          <w:p w14:paraId="44CC35B9" w14:textId="77777777" w:rsidR="004B6649" w:rsidRDefault="00A84654">
            <w:pPr>
              <w:pStyle w:val="Compact"/>
            </w:pPr>
            <w:r>
              <w:t>Total number of queries opened from more than 7 days but less than 10 days</w:t>
            </w:r>
          </w:p>
        </w:tc>
        <w:tc>
          <w:tcPr>
            <w:tcW w:w="4902" w:type="dxa"/>
          </w:tcPr>
          <w:p w14:paraId="6935D458" w14:textId="77777777" w:rsidR="004B6649" w:rsidRDefault="00A84654">
            <w:pPr>
              <w:pStyle w:val="Compact"/>
            </w:pPr>
            <w:r>
              <w:t>Aging category 2</w:t>
            </w:r>
          </w:p>
        </w:tc>
      </w:tr>
      <w:tr w:rsidR="004B6649" w14:paraId="6F9A9DF8" w14:textId="77777777">
        <w:tc>
          <w:tcPr>
            <w:tcW w:w="3017" w:type="dxa"/>
          </w:tcPr>
          <w:p w14:paraId="58B28DDB" w14:textId="77777777" w:rsidR="004B6649" w:rsidRDefault="00A84654">
            <w:pPr>
              <w:pStyle w:val="Compact"/>
            </w:pPr>
            <w:r>
              <w:t>Total number of queries opene</w:t>
            </w:r>
            <w:r>
              <w:t>d from more than 10 days</w:t>
            </w:r>
          </w:p>
        </w:tc>
        <w:tc>
          <w:tcPr>
            <w:tcW w:w="4902" w:type="dxa"/>
          </w:tcPr>
          <w:p w14:paraId="54F900A5" w14:textId="77777777" w:rsidR="004B6649" w:rsidRDefault="00A84654">
            <w:pPr>
              <w:pStyle w:val="Compact"/>
            </w:pPr>
            <w:r>
              <w:t>Aging category 3</w:t>
            </w:r>
          </w:p>
        </w:tc>
      </w:tr>
    </w:tbl>
    <w:p w14:paraId="19AB1FBE" w14:textId="77777777" w:rsidR="004B6649" w:rsidRDefault="00A84654">
      <w:pPr>
        <w:pStyle w:val="Heading4"/>
      </w:pPr>
      <w:bookmarkStart w:id="109" w:name="visit-status-report"/>
      <w:bookmarkEnd w:id="108"/>
      <w:r>
        <w:t>6.14.4 Visit Status Report</w:t>
      </w:r>
    </w:p>
    <w:p w14:paraId="54ED7E2F" w14:textId="77777777" w:rsidR="004B6649" w:rsidRDefault="00A84654">
      <w:pPr>
        <w:pStyle w:val="FirstParagraph"/>
      </w:pPr>
      <w:r>
        <w:t>Status tracking per visit by: - Site - Screening Number - CRF Name - Status (Incomplete/Complete) - Actual Status</w:t>
      </w:r>
    </w:p>
    <w:p w14:paraId="360EB9D3" w14:textId="77777777" w:rsidR="004B6649" w:rsidRDefault="00A84654">
      <w:pPr>
        <w:pStyle w:val="Heading4"/>
      </w:pPr>
      <w:bookmarkStart w:id="110" w:name="subject-status-report"/>
      <w:bookmarkEnd w:id="109"/>
      <w:r>
        <w:t>6.14.5 Subject Status Report</w:t>
      </w:r>
    </w:p>
    <w:tbl>
      <w:tblPr>
        <w:tblStyle w:val="Table"/>
        <w:tblW w:w="5000" w:type="pct"/>
        <w:tblLayout w:type="fixed"/>
        <w:tblLook w:val="0020" w:firstRow="1" w:lastRow="0" w:firstColumn="0" w:lastColumn="0" w:noHBand="0" w:noVBand="0"/>
      </w:tblPr>
      <w:tblGrid>
        <w:gridCol w:w="3648"/>
        <w:gridCol w:w="5928"/>
      </w:tblGrid>
      <w:tr w:rsidR="004B6649" w14:paraId="412DBA8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6DFBAAF1" w14:textId="77777777" w:rsidR="004B6649" w:rsidRDefault="00A84654">
            <w:pPr>
              <w:pStyle w:val="Compact"/>
            </w:pPr>
            <w:r>
              <w:t>Column</w:t>
            </w:r>
          </w:p>
        </w:tc>
        <w:tc>
          <w:tcPr>
            <w:tcW w:w="4902" w:type="dxa"/>
          </w:tcPr>
          <w:p w14:paraId="6AD9D0D7" w14:textId="77777777" w:rsidR="004B6649" w:rsidRDefault="00A84654">
            <w:pPr>
              <w:pStyle w:val="Compact"/>
            </w:pPr>
            <w:r>
              <w:t>Description</w:t>
            </w:r>
          </w:p>
        </w:tc>
      </w:tr>
      <w:tr w:rsidR="004B6649" w14:paraId="3D19A1BA" w14:textId="77777777">
        <w:tc>
          <w:tcPr>
            <w:tcW w:w="3017" w:type="dxa"/>
          </w:tcPr>
          <w:p w14:paraId="1259683F" w14:textId="77777777" w:rsidR="004B6649" w:rsidRDefault="00A84654">
            <w:pPr>
              <w:pStyle w:val="Compact"/>
            </w:pPr>
            <w:r>
              <w:t>Site Name</w:t>
            </w:r>
          </w:p>
        </w:tc>
        <w:tc>
          <w:tcPr>
            <w:tcW w:w="4902" w:type="dxa"/>
          </w:tcPr>
          <w:p w14:paraId="0B00E9E5" w14:textId="77777777" w:rsidR="004B6649" w:rsidRDefault="00A84654">
            <w:pPr>
              <w:pStyle w:val="Compact"/>
            </w:pPr>
            <w:r>
              <w:t>Site identifier</w:t>
            </w:r>
          </w:p>
        </w:tc>
      </w:tr>
      <w:tr w:rsidR="004B6649" w14:paraId="1292EE73" w14:textId="77777777">
        <w:tc>
          <w:tcPr>
            <w:tcW w:w="3017" w:type="dxa"/>
          </w:tcPr>
          <w:p w14:paraId="1B5E2481" w14:textId="77777777" w:rsidR="004B6649" w:rsidRDefault="00A84654">
            <w:pPr>
              <w:pStyle w:val="Compact"/>
            </w:pPr>
            <w:r>
              <w:t>Screening Number</w:t>
            </w:r>
          </w:p>
        </w:tc>
        <w:tc>
          <w:tcPr>
            <w:tcW w:w="4902" w:type="dxa"/>
          </w:tcPr>
          <w:p w14:paraId="05AB2ABB" w14:textId="77777777" w:rsidR="004B6649" w:rsidRDefault="00A84654">
            <w:pPr>
              <w:pStyle w:val="Compact"/>
            </w:pPr>
            <w:r>
              <w:t>Subject screening number</w:t>
            </w:r>
          </w:p>
        </w:tc>
      </w:tr>
      <w:tr w:rsidR="004B6649" w14:paraId="706EF992" w14:textId="77777777">
        <w:tc>
          <w:tcPr>
            <w:tcW w:w="3017" w:type="dxa"/>
          </w:tcPr>
          <w:p w14:paraId="29D27331" w14:textId="77777777" w:rsidR="004B6649" w:rsidRDefault="00A84654">
            <w:pPr>
              <w:pStyle w:val="Compact"/>
            </w:pPr>
            <w:r>
              <w:t>Subject Initial</w:t>
            </w:r>
          </w:p>
        </w:tc>
        <w:tc>
          <w:tcPr>
            <w:tcW w:w="4902" w:type="dxa"/>
          </w:tcPr>
          <w:p w14:paraId="0999E83C" w14:textId="77777777" w:rsidR="004B6649" w:rsidRDefault="00A84654">
            <w:pPr>
              <w:pStyle w:val="Compact"/>
            </w:pPr>
            <w:r>
              <w:t>Subject initials</w:t>
            </w:r>
          </w:p>
        </w:tc>
      </w:tr>
      <w:tr w:rsidR="004B6649" w14:paraId="04FFCA99" w14:textId="77777777">
        <w:tc>
          <w:tcPr>
            <w:tcW w:w="3017" w:type="dxa"/>
          </w:tcPr>
          <w:p w14:paraId="6C694395" w14:textId="77777777" w:rsidR="004B6649" w:rsidRDefault="00A84654">
            <w:pPr>
              <w:pStyle w:val="Compact"/>
            </w:pPr>
            <w:r>
              <w:t>Subject Status</w:t>
            </w:r>
          </w:p>
        </w:tc>
        <w:tc>
          <w:tcPr>
            <w:tcW w:w="4902" w:type="dxa"/>
          </w:tcPr>
          <w:p w14:paraId="1D529A8D" w14:textId="77777777" w:rsidR="004B6649" w:rsidRDefault="00A84654">
            <w:pPr>
              <w:pStyle w:val="Compact"/>
            </w:pPr>
            <w:r>
              <w:t>Screened/Screen Failure/Enrolled/Discontinued/Completed</w:t>
            </w:r>
          </w:p>
        </w:tc>
      </w:tr>
      <w:tr w:rsidR="004B6649" w14:paraId="17713FA5" w14:textId="77777777">
        <w:tc>
          <w:tcPr>
            <w:tcW w:w="3017" w:type="dxa"/>
          </w:tcPr>
          <w:p w14:paraId="640C0BF9" w14:textId="77777777" w:rsidR="004B6649" w:rsidRDefault="00A84654">
            <w:pPr>
              <w:pStyle w:val="Compact"/>
            </w:pPr>
            <w:r>
              <w:t>VISIT 1 (SCREENING)</w:t>
            </w:r>
          </w:p>
        </w:tc>
        <w:tc>
          <w:tcPr>
            <w:tcW w:w="4902" w:type="dxa"/>
          </w:tcPr>
          <w:p w14:paraId="3D3438BB" w14:textId="77777777" w:rsidR="004B6649" w:rsidRDefault="00A84654">
            <w:pPr>
              <w:pStyle w:val="Compact"/>
            </w:pPr>
            <w:r>
              <w:t>Visit 1 status</w:t>
            </w:r>
          </w:p>
        </w:tc>
      </w:tr>
      <w:tr w:rsidR="004B6649" w14:paraId="5974E7E8" w14:textId="77777777">
        <w:tc>
          <w:tcPr>
            <w:tcW w:w="3017" w:type="dxa"/>
          </w:tcPr>
          <w:p w14:paraId="6EA34B05" w14:textId="77777777" w:rsidR="004B6649" w:rsidRDefault="00A84654">
            <w:pPr>
              <w:pStyle w:val="Compact"/>
            </w:pPr>
            <w:r>
              <w:t>VISIT 2 (RANDOMIZATION)</w:t>
            </w:r>
          </w:p>
        </w:tc>
        <w:tc>
          <w:tcPr>
            <w:tcW w:w="4902" w:type="dxa"/>
          </w:tcPr>
          <w:p w14:paraId="0981F3DC" w14:textId="77777777" w:rsidR="004B6649" w:rsidRDefault="00A84654">
            <w:pPr>
              <w:pStyle w:val="Compact"/>
            </w:pPr>
            <w:r>
              <w:t>Visit 2 status</w:t>
            </w:r>
          </w:p>
        </w:tc>
      </w:tr>
      <w:tr w:rsidR="004B6649" w14:paraId="372BCB48" w14:textId="77777777">
        <w:tc>
          <w:tcPr>
            <w:tcW w:w="3017" w:type="dxa"/>
          </w:tcPr>
          <w:p w14:paraId="74F196D4" w14:textId="77777777" w:rsidR="004B6649" w:rsidRDefault="00A84654">
            <w:pPr>
              <w:pStyle w:val="Compact"/>
            </w:pPr>
            <w:r>
              <w:t>VISIT 3 (EOT)</w:t>
            </w:r>
          </w:p>
        </w:tc>
        <w:tc>
          <w:tcPr>
            <w:tcW w:w="4902" w:type="dxa"/>
          </w:tcPr>
          <w:p w14:paraId="73344444" w14:textId="77777777" w:rsidR="004B6649" w:rsidRDefault="00A84654">
            <w:pPr>
              <w:pStyle w:val="Compact"/>
            </w:pPr>
            <w:r>
              <w:t>Visit 3 status</w:t>
            </w:r>
          </w:p>
        </w:tc>
      </w:tr>
      <w:tr w:rsidR="004B6649" w14:paraId="466938AD" w14:textId="77777777">
        <w:tc>
          <w:tcPr>
            <w:tcW w:w="3017" w:type="dxa"/>
          </w:tcPr>
          <w:p w14:paraId="26225642" w14:textId="77777777" w:rsidR="004B6649" w:rsidRDefault="00A84654">
            <w:pPr>
              <w:pStyle w:val="Compact"/>
            </w:pPr>
            <w:r>
              <w:lastRenderedPageBreak/>
              <w:t>VISIT 4 (EOS)</w:t>
            </w:r>
          </w:p>
        </w:tc>
        <w:tc>
          <w:tcPr>
            <w:tcW w:w="4902" w:type="dxa"/>
          </w:tcPr>
          <w:p w14:paraId="0E53F84C" w14:textId="77777777" w:rsidR="004B6649" w:rsidRDefault="00A84654">
            <w:pPr>
              <w:pStyle w:val="Compact"/>
            </w:pPr>
            <w:r>
              <w:t>Visit 4 status</w:t>
            </w:r>
          </w:p>
        </w:tc>
      </w:tr>
      <w:tr w:rsidR="004B6649" w14:paraId="604E70FB" w14:textId="77777777">
        <w:tc>
          <w:tcPr>
            <w:tcW w:w="3017" w:type="dxa"/>
          </w:tcPr>
          <w:p w14:paraId="4DB0201C" w14:textId="77777777" w:rsidR="004B6649" w:rsidRDefault="00A84654">
            <w:pPr>
              <w:pStyle w:val="Compact"/>
            </w:pPr>
            <w:r>
              <w:t>Unscheduled Visit</w:t>
            </w:r>
          </w:p>
        </w:tc>
        <w:tc>
          <w:tcPr>
            <w:tcW w:w="4902" w:type="dxa"/>
          </w:tcPr>
          <w:p w14:paraId="78CCB526" w14:textId="77777777" w:rsidR="004B6649" w:rsidRDefault="00A84654">
            <w:pPr>
              <w:pStyle w:val="Compact"/>
            </w:pPr>
            <w:r>
              <w:t>Unscheduled visit status</w:t>
            </w:r>
          </w:p>
        </w:tc>
      </w:tr>
      <w:tr w:rsidR="004B6649" w14:paraId="0B28952B" w14:textId="77777777">
        <w:tc>
          <w:tcPr>
            <w:tcW w:w="3017" w:type="dxa"/>
          </w:tcPr>
          <w:p w14:paraId="3C5148E4" w14:textId="77777777" w:rsidR="004B6649" w:rsidRDefault="00A84654">
            <w:pPr>
              <w:pStyle w:val="Compact"/>
            </w:pPr>
            <w:r>
              <w:t>Adverse Event Form</w:t>
            </w:r>
          </w:p>
        </w:tc>
        <w:tc>
          <w:tcPr>
            <w:tcW w:w="4902" w:type="dxa"/>
          </w:tcPr>
          <w:p w14:paraId="15662866" w14:textId="77777777" w:rsidR="004B6649" w:rsidRDefault="00A84654">
            <w:pPr>
              <w:pStyle w:val="Compact"/>
            </w:pPr>
            <w:r>
              <w:t>AE form status</w:t>
            </w:r>
          </w:p>
        </w:tc>
      </w:tr>
      <w:tr w:rsidR="004B6649" w14:paraId="2DC79F46" w14:textId="77777777">
        <w:tc>
          <w:tcPr>
            <w:tcW w:w="3017" w:type="dxa"/>
          </w:tcPr>
          <w:p w14:paraId="2EEF4A5E" w14:textId="77777777" w:rsidR="004B6649" w:rsidRDefault="00A84654">
            <w:pPr>
              <w:pStyle w:val="Compact"/>
            </w:pPr>
            <w:r>
              <w:t>Prior And Concomitant Medications</w:t>
            </w:r>
          </w:p>
        </w:tc>
        <w:tc>
          <w:tcPr>
            <w:tcW w:w="4902" w:type="dxa"/>
          </w:tcPr>
          <w:p w14:paraId="2D04D762" w14:textId="77777777" w:rsidR="004B6649" w:rsidRDefault="00A84654">
            <w:pPr>
              <w:pStyle w:val="Compact"/>
            </w:pPr>
            <w:r>
              <w:t>CM form status</w:t>
            </w:r>
          </w:p>
        </w:tc>
      </w:tr>
      <w:tr w:rsidR="004B6649" w14:paraId="251D1BD1" w14:textId="77777777">
        <w:tc>
          <w:tcPr>
            <w:tcW w:w="3017" w:type="dxa"/>
          </w:tcPr>
          <w:p w14:paraId="5E35FDA5" w14:textId="77777777" w:rsidR="004B6649" w:rsidRDefault="00A84654">
            <w:pPr>
              <w:pStyle w:val="Compact"/>
            </w:pPr>
            <w:r>
              <w:t>Nprs/Par/Pgi-I</w:t>
            </w:r>
          </w:p>
        </w:tc>
        <w:tc>
          <w:tcPr>
            <w:tcW w:w="4902" w:type="dxa"/>
          </w:tcPr>
          <w:p w14:paraId="58508C24" w14:textId="77777777" w:rsidR="004B6649" w:rsidRDefault="00A84654">
            <w:pPr>
              <w:pStyle w:val="Compact"/>
            </w:pPr>
            <w:r>
              <w:t>Assessment form status</w:t>
            </w:r>
          </w:p>
        </w:tc>
      </w:tr>
    </w:tbl>
    <w:p w14:paraId="68C0F97D" w14:textId="77777777" w:rsidR="004B6649" w:rsidRDefault="00A84654">
      <w:pPr>
        <w:pStyle w:val="Heading4"/>
      </w:pPr>
      <w:bookmarkStart w:id="111" w:name="audit-trail-report"/>
      <w:bookmarkEnd w:id="110"/>
      <w:r>
        <w:t>6.14.6 Audit Trail Report</w:t>
      </w:r>
    </w:p>
    <w:p w14:paraId="4E302513" w14:textId="77777777" w:rsidR="004B6649" w:rsidRDefault="00A84654">
      <w:pPr>
        <w:pStyle w:val="FirstParagraph"/>
      </w:pPr>
      <w:r>
        <w:t>Filter by: - Report Type (CRF Data Audit Trail, Study Creation, User Creation Details, Study Team, CRF Design - CRF, CRF Design - Fields, CRF Design - Enable Disable, CRF Design - Queries, CRF Design - LOV, CRF Design - LOV Detail</w:t>
      </w:r>
      <w:r>
        <w:t>, CRF Delete Data Audit Trail) - Sites</w:t>
      </w:r>
    </w:p>
    <w:p w14:paraId="280B1CA0" w14:textId="77777777" w:rsidR="004B6649" w:rsidRDefault="00A84654">
      <w:pPr>
        <w:pStyle w:val="BodyText"/>
      </w:pPr>
      <w:r>
        <w:t>Display Columns: - CRF Short Name - Label - Old Value - New Value - Action (INSERT/UPDATE) - Username - Role Name - Log Timestamp</w:t>
      </w:r>
    </w:p>
    <w:p w14:paraId="4D55EDFB" w14:textId="77777777" w:rsidR="004B6649" w:rsidRDefault="00A84654">
      <w:pPr>
        <w:pStyle w:val="Heading3"/>
      </w:pPr>
      <w:bookmarkStart w:id="112" w:name="data-extract-urs-13"/>
      <w:bookmarkEnd w:id="104"/>
      <w:bookmarkEnd w:id="111"/>
      <w:r>
        <w:t>6.15 Data Extract (URS 13)</w:t>
      </w:r>
    </w:p>
    <w:tbl>
      <w:tblPr>
        <w:tblStyle w:val="Table"/>
        <w:tblW w:w="5000" w:type="pct"/>
        <w:tblLayout w:type="fixed"/>
        <w:tblLook w:val="0020" w:firstRow="1" w:lastRow="0" w:firstColumn="0" w:lastColumn="0" w:noHBand="0" w:noVBand="0"/>
      </w:tblPr>
      <w:tblGrid>
        <w:gridCol w:w="3648"/>
        <w:gridCol w:w="5928"/>
      </w:tblGrid>
      <w:tr w:rsidR="004B6649" w14:paraId="7DDE02D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74979770" w14:textId="77777777" w:rsidR="004B6649" w:rsidRDefault="00A84654">
            <w:pPr>
              <w:pStyle w:val="Compact"/>
            </w:pPr>
            <w:r>
              <w:t>Req ID</w:t>
            </w:r>
          </w:p>
        </w:tc>
        <w:tc>
          <w:tcPr>
            <w:tcW w:w="4902" w:type="dxa"/>
          </w:tcPr>
          <w:p w14:paraId="76999B0C" w14:textId="77777777" w:rsidR="004B6649" w:rsidRDefault="00A84654">
            <w:pPr>
              <w:pStyle w:val="Compact"/>
            </w:pPr>
            <w:r>
              <w:t>Description</w:t>
            </w:r>
          </w:p>
        </w:tc>
      </w:tr>
      <w:tr w:rsidR="004B6649" w14:paraId="76A62C42" w14:textId="77777777">
        <w:tc>
          <w:tcPr>
            <w:tcW w:w="3017" w:type="dxa"/>
          </w:tcPr>
          <w:p w14:paraId="491F9FBD" w14:textId="77777777" w:rsidR="004B6649" w:rsidRDefault="00A84654">
            <w:pPr>
              <w:pStyle w:val="Compact"/>
            </w:pPr>
            <w:r>
              <w:t>URS 13.1</w:t>
            </w:r>
          </w:p>
        </w:tc>
        <w:tc>
          <w:tcPr>
            <w:tcW w:w="4902" w:type="dxa"/>
          </w:tcPr>
          <w:p w14:paraId="5D3FE0F6" w14:textId="77777777" w:rsidR="004B6649" w:rsidRDefault="00A84654">
            <w:pPr>
              <w:pStyle w:val="Compact"/>
            </w:pPr>
            <w:r>
              <w:t>The system must allow data extraction in CSV and Excel formats</w:t>
            </w:r>
          </w:p>
        </w:tc>
      </w:tr>
      <w:tr w:rsidR="004B6649" w14:paraId="2503007C" w14:textId="77777777">
        <w:tc>
          <w:tcPr>
            <w:tcW w:w="3017" w:type="dxa"/>
          </w:tcPr>
          <w:p w14:paraId="5FFCD995" w14:textId="77777777" w:rsidR="004B6649" w:rsidRDefault="00A84654">
            <w:pPr>
              <w:pStyle w:val="Compact"/>
            </w:pPr>
            <w:r>
              <w:t>URS 13.2</w:t>
            </w:r>
          </w:p>
        </w:tc>
        <w:tc>
          <w:tcPr>
            <w:tcW w:w="4902" w:type="dxa"/>
          </w:tcPr>
          <w:p w14:paraId="023421D8" w14:textId="77777777" w:rsidR="004B6649" w:rsidRDefault="00A84654">
            <w:pPr>
              <w:pStyle w:val="Compact"/>
            </w:pPr>
            <w:r>
              <w:t>The system must allow Study wise, Site wise, Subject wise data extraction</w:t>
            </w:r>
          </w:p>
        </w:tc>
      </w:tr>
      <w:tr w:rsidR="004B6649" w14:paraId="23499791" w14:textId="77777777">
        <w:tc>
          <w:tcPr>
            <w:tcW w:w="3017" w:type="dxa"/>
          </w:tcPr>
          <w:p w14:paraId="7F36648B" w14:textId="77777777" w:rsidR="004B6649" w:rsidRDefault="00A84654">
            <w:pPr>
              <w:pStyle w:val="Compact"/>
            </w:pPr>
            <w:r>
              <w:t>URS 13.3</w:t>
            </w:r>
          </w:p>
        </w:tc>
        <w:tc>
          <w:tcPr>
            <w:tcW w:w="4902" w:type="dxa"/>
          </w:tcPr>
          <w:p w14:paraId="64BC34FC" w14:textId="77777777" w:rsidR="004B6649" w:rsidRDefault="00A84654">
            <w:pPr>
              <w:pStyle w:val="Compact"/>
            </w:pPr>
            <w:r>
              <w:t>The system must allow CRF data extraction (CRF with annotation/ CRF with data/ Blank CRF)</w:t>
            </w:r>
          </w:p>
        </w:tc>
      </w:tr>
      <w:tr w:rsidR="004B6649" w14:paraId="0C87D68E" w14:textId="77777777">
        <w:tc>
          <w:tcPr>
            <w:tcW w:w="3017" w:type="dxa"/>
          </w:tcPr>
          <w:p w14:paraId="59485E5B" w14:textId="77777777" w:rsidR="004B6649" w:rsidRDefault="00A84654">
            <w:pPr>
              <w:pStyle w:val="Compact"/>
            </w:pPr>
            <w:r>
              <w:t>URS 13.4</w:t>
            </w:r>
          </w:p>
        </w:tc>
        <w:tc>
          <w:tcPr>
            <w:tcW w:w="4902" w:type="dxa"/>
          </w:tcPr>
          <w:p w14:paraId="4858AA3E" w14:textId="77777777" w:rsidR="004B6649" w:rsidRDefault="00A84654">
            <w:pPr>
              <w:pStyle w:val="Compact"/>
            </w:pPr>
            <w:r>
              <w:t>The system should allow query management details extraction</w:t>
            </w:r>
          </w:p>
        </w:tc>
      </w:tr>
      <w:tr w:rsidR="004B6649" w14:paraId="438E48A2" w14:textId="77777777">
        <w:tc>
          <w:tcPr>
            <w:tcW w:w="3017" w:type="dxa"/>
          </w:tcPr>
          <w:p w14:paraId="523ECABE" w14:textId="77777777" w:rsidR="004B6649" w:rsidRDefault="00A84654">
            <w:pPr>
              <w:pStyle w:val="Compact"/>
            </w:pPr>
            <w:r>
              <w:t>URS 13.5</w:t>
            </w:r>
          </w:p>
        </w:tc>
        <w:tc>
          <w:tcPr>
            <w:tcW w:w="4902" w:type="dxa"/>
          </w:tcPr>
          <w:p w14:paraId="4DF4CDF7" w14:textId="77777777" w:rsidR="004B6649" w:rsidRDefault="00A84654">
            <w:pPr>
              <w:pStyle w:val="Compact"/>
            </w:pPr>
            <w:r>
              <w:t>System should have option to export multiple panels at single go instead of exporting datasets single panel wise</w:t>
            </w:r>
          </w:p>
        </w:tc>
      </w:tr>
    </w:tbl>
    <w:p w14:paraId="448548C4" w14:textId="77777777" w:rsidR="004B6649" w:rsidRDefault="00A84654">
      <w:pPr>
        <w:pStyle w:val="BodyText"/>
      </w:pPr>
      <w:r>
        <w:rPr>
          <w:b/>
          <w:bCs/>
        </w:rPr>
        <w:t>Export Formats:</w:t>
      </w:r>
      <w:r>
        <w:t xml:space="preserve"> - ACRF (Annotated CRF) - ECRF (Electronic CRF) - ACRF_E</w:t>
      </w:r>
      <w:r>
        <w:t>CRF (Combined) - PDF - XLS (Excel)</w:t>
      </w:r>
    </w:p>
    <w:p w14:paraId="48455FD8" w14:textId="77777777" w:rsidR="004B6649" w:rsidRDefault="00A84654">
      <w:r>
        <w:pict w14:anchorId="316B9CC7">
          <v:rect id="_x0000_i1033" style="width:0;height:1.5pt" o:hralign="center" o:hrstd="t" o:hr="t"/>
        </w:pict>
      </w:r>
    </w:p>
    <w:p w14:paraId="287AB6BD" w14:textId="77777777" w:rsidR="004B6649" w:rsidRDefault="00A84654">
      <w:pPr>
        <w:pStyle w:val="Heading2"/>
      </w:pPr>
      <w:bookmarkStart w:id="113" w:name="user-roles-and-responsibilities"/>
      <w:bookmarkEnd w:id="20"/>
      <w:bookmarkEnd w:id="112"/>
      <w:r>
        <w:t>7. User Roles and Responsibilities</w:t>
      </w:r>
    </w:p>
    <w:p w14:paraId="06C13F44" w14:textId="77777777" w:rsidR="004B6649" w:rsidRDefault="00A84654">
      <w:pPr>
        <w:pStyle w:val="Heading3"/>
      </w:pPr>
      <w:bookmarkStart w:id="114" w:name="edciwrs-team-urs-12.1"/>
      <w:r>
        <w:t>7.1 EDC/IWRS Team (URS 12.1)</w:t>
      </w:r>
    </w:p>
    <w:tbl>
      <w:tblPr>
        <w:tblStyle w:val="Table"/>
        <w:tblW w:w="5000" w:type="pct"/>
        <w:tblLayout w:type="fixed"/>
        <w:tblLook w:val="0020" w:firstRow="1" w:lastRow="0" w:firstColumn="0" w:lastColumn="0" w:noHBand="0" w:noVBand="0"/>
      </w:tblPr>
      <w:tblGrid>
        <w:gridCol w:w="5283"/>
        <w:gridCol w:w="4293"/>
      </w:tblGrid>
      <w:tr w:rsidR="004B6649" w14:paraId="72F0B1AF"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4369" w:type="dxa"/>
          </w:tcPr>
          <w:p w14:paraId="3EA4B592" w14:textId="77777777" w:rsidR="004B6649" w:rsidRDefault="00A84654">
            <w:pPr>
              <w:pStyle w:val="Compact"/>
            </w:pPr>
            <w:r>
              <w:t>Responsibility</w:t>
            </w:r>
          </w:p>
        </w:tc>
        <w:tc>
          <w:tcPr>
            <w:tcW w:w="3550" w:type="dxa"/>
          </w:tcPr>
          <w:p w14:paraId="4FD67FC6" w14:textId="77777777" w:rsidR="004B6649" w:rsidRDefault="00A84654">
            <w:pPr>
              <w:pStyle w:val="Compact"/>
            </w:pPr>
            <w:r>
              <w:t>Description</w:t>
            </w:r>
          </w:p>
        </w:tc>
      </w:tr>
      <w:tr w:rsidR="004B6649" w14:paraId="77959772" w14:textId="77777777">
        <w:tc>
          <w:tcPr>
            <w:tcW w:w="4369" w:type="dxa"/>
          </w:tcPr>
          <w:p w14:paraId="16DD6FDA" w14:textId="77777777" w:rsidR="004B6649" w:rsidRDefault="00A84654">
            <w:pPr>
              <w:pStyle w:val="Compact"/>
            </w:pPr>
            <w:r>
              <w:t>Setup the study in EDC/IWRS</w:t>
            </w:r>
          </w:p>
        </w:tc>
        <w:tc>
          <w:tcPr>
            <w:tcW w:w="3550" w:type="dxa"/>
          </w:tcPr>
          <w:p w14:paraId="4818B99D" w14:textId="77777777" w:rsidR="004B6649" w:rsidRDefault="00A84654">
            <w:pPr>
              <w:pStyle w:val="Compact"/>
            </w:pPr>
            <w:r>
              <w:t>Creates/defines roles and accessibility, users as per the study requirements. Get EDC/IWRS system ready for usage</w:t>
            </w:r>
          </w:p>
        </w:tc>
      </w:tr>
      <w:tr w:rsidR="004B6649" w14:paraId="56159D1A" w14:textId="77777777">
        <w:tc>
          <w:tcPr>
            <w:tcW w:w="4369" w:type="dxa"/>
          </w:tcPr>
          <w:p w14:paraId="40DFE155" w14:textId="77777777" w:rsidR="004B6649" w:rsidRDefault="00A84654">
            <w:pPr>
              <w:pStyle w:val="Compact"/>
            </w:pPr>
            <w:r>
              <w:t xml:space="preserve">Configure CRF, Visit Schedule, IP Workflow and </w:t>
            </w:r>
            <w:r>
              <w:lastRenderedPageBreak/>
              <w:t>Reasons</w:t>
            </w:r>
          </w:p>
        </w:tc>
        <w:tc>
          <w:tcPr>
            <w:tcW w:w="3550" w:type="dxa"/>
          </w:tcPr>
          <w:p w14:paraId="67D44987" w14:textId="77777777" w:rsidR="004B6649" w:rsidRDefault="004B6649">
            <w:pPr>
              <w:pStyle w:val="Compact"/>
            </w:pPr>
          </w:p>
        </w:tc>
      </w:tr>
      <w:tr w:rsidR="004B6649" w14:paraId="5FE945BB" w14:textId="77777777">
        <w:tc>
          <w:tcPr>
            <w:tcW w:w="4369" w:type="dxa"/>
          </w:tcPr>
          <w:p w14:paraId="1638DF37" w14:textId="77777777" w:rsidR="004B6649" w:rsidRDefault="00A84654">
            <w:pPr>
              <w:pStyle w:val="Compact"/>
            </w:pPr>
            <w:r>
              <w:t>Upload Randomization logic and Drug information</w:t>
            </w:r>
          </w:p>
        </w:tc>
        <w:tc>
          <w:tcPr>
            <w:tcW w:w="3550" w:type="dxa"/>
          </w:tcPr>
          <w:p w14:paraId="1ED8029F" w14:textId="77777777" w:rsidR="004B6649" w:rsidRDefault="004B6649">
            <w:pPr>
              <w:pStyle w:val="Compact"/>
            </w:pPr>
          </w:p>
        </w:tc>
      </w:tr>
    </w:tbl>
    <w:p w14:paraId="13250B13" w14:textId="65AE1900" w:rsidR="004B6649" w:rsidRDefault="00A84654">
      <w:pPr>
        <w:pStyle w:val="Heading3"/>
      </w:pPr>
      <w:bookmarkStart w:id="115" w:name="X3e53ab45bb56c79371a72acb18be8df823ada38"/>
      <w:bookmarkEnd w:id="114"/>
      <w:r>
        <w:t xml:space="preserve">7.2 Site (Investigator PI/CRC) - </w:t>
      </w:r>
      <w:del w:id="116" w:author="Muralidhar Panapakam" w:date="2026-02-15T17:27:00Z">
        <w:r w:rsidDel="00644AEB">
          <w:delText>B</w:delText>
        </w:r>
        <w:r w:rsidDel="00644AEB">
          <w:delText xml:space="preserve">linded </w:delText>
        </w:r>
      </w:del>
      <w:r>
        <w:t>(URS 12.2)</w:t>
      </w:r>
    </w:p>
    <w:tbl>
      <w:tblPr>
        <w:tblStyle w:val="Table"/>
        <w:tblW w:w="0" w:type="auto"/>
        <w:tblLook w:val="0020" w:firstRow="1" w:lastRow="0" w:firstColumn="0" w:lastColumn="0" w:noHBand="0" w:noVBand="0"/>
      </w:tblPr>
      <w:tblGrid>
        <w:gridCol w:w="6792"/>
        <w:gridCol w:w="1410"/>
      </w:tblGrid>
      <w:tr w:rsidR="004B6649" w14:paraId="52D496A3"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0F26A036" w14:textId="77777777" w:rsidR="004B6649" w:rsidRDefault="00A84654">
            <w:pPr>
              <w:pStyle w:val="Compact"/>
            </w:pPr>
            <w:r>
              <w:t>Responsibility</w:t>
            </w:r>
          </w:p>
        </w:tc>
        <w:tc>
          <w:tcPr>
            <w:tcW w:w="0" w:type="auto"/>
          </w:tcPr>
          <w:p w14:paraId="57DCF5F5" w14:textId="77777777" w:rsidR="004B6649" w:rsidRDefault="00A84654">
            <w:pPr>
              <w:pStyle w:val="Compact"/>
            </w:pPr>
            <w:r>
              <w:t>Description</w:t>
            </w:r>
          </w:p>
        </w:tc>
      </w:tr>
      <w:tr w:rsidR="004B6649" w14:paraId="2E60E1CC" w14:textId="77777777">
        <w:tc>
          <w:tcPr>
            <w:tcW w:w="0" w:type="auto"/>
          </w:tcPr>
          <w:p w14:paraId="40A3D4DD" w14:textId="77777777" w:rsidR="004B6649" w:rsidRDefault="00A84654">
            <w:pPr>
              <w:pStyle w:val="Compact"/>
            </w:pPr>
            <w:r>
              <w:t>Acknowledge receipt of Drugs at site/Accept Shipment</w:t>
            </w:r>
          </w:p>
        </w:tc>
        <w:tc>
          <w:tcPr>
            <w:tcW w:w="0" w:type="auto"/>
          </w:tcPr>
          <w:p w14:paraId="682A0078" w14:textId="77777777" w:rsidR="004B6649" w:rsidRDefault="004B6649">
            <w:pPr>
              <w:pStyle w:val="Compact"/>
            </w:pPr>
          </w:p>
        </w:tc>
      </w:tr>
      <w:tr w:rsidR="004B6649" w14:paraId="237CD03A" w14:textId="77777777">
        <w:tc>
          <w:tcPr>
            <w:tcW w:w="0" w:type="auto"/>
          </w:tcPr>
          <w:p w14:paraId="55C31FA8" w14:textId="77777777" w:rsidR="004B6649" w:rsidRDefault="00A84654">
            <w:pPr>
              <w:pStyle w:val="Compact"/>
            </w:pPr>
            <w:r>
              <w:t>Screening of Subjects</w:t>
            </w:r>
          </w:p>
        </w:tc>
        <w:tc>
          <w:tcPr>
            <w:tcW w:w="0" w:type="auto"/>
          </w:tcPr>
          <w:p w14:paraId="39A253FC" w14:textId="77777777" w:rsidR="004B6649" w:rsidRDefault="004B6649">
            <w:pPr>
              <w:pStyle w:val="Compact"/>
            </w:pPr>
          </w:p>
        </w:tc>
      </w:tr>
      <w:tr w:rsidR="004B6649" w14:paraId="0BBCE993" w14:textId="77777777">
        <w:tc>
          <w:tcPr>
            <w:tcW w:w="0" w:type="auto"/>
          </w:tcPr>
          <w:p w14:paraId="064D0735" w14:textId="77777777" w:rsidR="004B6649" w:rsidRDefault="00A84654">
            <w:pPr>
              <w:pStyle w:val="Compact"/>
            </w:pPr>
            <w:r>
              <w:t>Randomizing the subjects using IWRS</w:t>
            </w:r>
          </w:p>
        </w:tc>
        <w:tc>
          <w:tcPr>
            <w:tcW w:w="0" w:type="auto"/>
          </w:tcPr>
          <w:p w14:paraId="541A3054" w14:textId="77777777" w:rsidR="004B6649" w:rsidRDefault="004B6649">
            <w:pPr>
              <w:pStyle w:val="Compact"/>
            </w:pPr>
          </w:p>
        </w:tc>
      </w:tr>
      <w:tr w:rsidR="004B6649" w14:paraId="64D03E51" w14:textId="77777777">
        <w:tc>
          <w:tcPr>
            <w:tcW w:w="0" w:type="auto"/>
          </w:tcPr>
          <w:p w14:paraId="695964D2" w14:textId="77777777" w:rsidR="004B6649" w:rsidRDefault="00A84654">
            <w:pPr>
              <w:pStyle w:val="Compact"/>
            </w:pPr>
            <w:r>
              <w:t>Assign IP/treatment IP as per the system generated kit numbers</w:t>
            </w:r>
          </w:p>
        </w:tc>
        <w:tc>
          <w:tcPr>
            <w:tcW w:w="0" w:type="auto"/>
          </w:tcPr>
          <w:p w14:paraId="257DC3E0" w14:textId="77777777" w:rsidR="004B6649" w:rsidRDefault="004B6649">
            <w:pPr>
              <w:pStyle w:val="Compact"/>
            </w:pPr>
          </w:p>
        </w:tc>
      </w:tr>
      <w:tr w:rsidR="004B6649" w14:paraId="7DCE3421" w14:textId="77777777">
        <w:tc>
          <w:tcPr>
            <w:tcW w:w="0" w:type="auto"/>
          </w:tcPr>
          <w:p w14:paraId="23F39061" w14:textId="77777777" w:rsidR="004B6649" w:rsidRDefault="00A84654">
            <w:pPr>
              <w:pStyle w:val="Compact"/>
            </w:pPr>
            <w:r>
              <w:t>Track/registered visit dates</w:t>
            </w:r>
          </w:p>
        </w:tc>
        <w:tc>
          <w:tcPr>
            <w:tcW w:w="0" w:type="auto"/>
          </w:tcPr>
          <w:p w14:paraId="51F6A2BE" w14:textId="77777777" w:rsidR="004B6649" w:rsidRDefault="004B6649">
            <w:pPr>
              <w:pStyle w:val="Compact"/>
            </w:pPr>
          </w:p>
        </w:tc>
      </w:tr>
      <w:tr w:rsidR="004B6649" w14:paraId="74550774" w14:textId="77777777">
        <w:tc>
          <w:tcPr>
            <w:tcW w:w="0" w:type="auto"/>
          </w:tcPr>
          <w:p w14:paraId="6AB2BF69" w14:textId="77777777" w:rsidR="004B6649" w:rsidRDefault="00A84654">
            <w:pPr>
              <w:pStyle w:val="Compact"/>
            </w:pPr>
            <w:r>
              <w:t>Reporting of ‘Screen Failure’, Randomized, ‘Discontinue’</w:t>
            </w:r>
          </w:p>
        </w:tc>
        <w:tc>
          <w:tcPr>
            <w:tcW w:w="0" w:type="auto"/>
          </w:tcPr>
          <w:p w14:paraId="66660EDC" w14:textId="77777777" w:rsidR="004B6649" w:rsidRDefault="004B6649">
            <w:pPr>
              <w:pStyle w:val="Compact"/>
            </w:pPr>
          </w:p>
        </w:tc>
      </w:tr>
      <w:tr w:rsidR="004B6649" w14:paraId="0DBA8021" w14:textId="77777777">
        <w:tc>
          <w:tcPr>
            <w:tcW w:w="0" w:type="auto"/>
          </w:tcPr>
          <w:p w14:paraId="7D0BDECE" w14:textId="77777777" w:rsidR="004B6649" w:rsidRDefault="00A84654">
            <w:pPr>
              <w:pStyle w:val="Compact"/>
            </w:pPr>
            <w:r>
              <w:t>Reissue IPs</w:t>
            </w:r>
          </w:p>
        </w:tc>
        <w:tc>
          <w:tcPr>
            <w:tcW w:w="0" w:type="auto"/>
          </w:tcPr>
          <w:p w14:paraId="4B6F73CE" w14:textId="77777777" w:rsidR="004B6649" w:rsidRDefault="004B6649">
            <w:pPr>
              <w:pStyle w:val="Compact"/>
            </w:pPr>
          </w:p>
        </w:tc>
      </w:tr>
      <w:tr w:rsidR="004B6649" w14:paraId="39F1C332" w14:textId="77777777">
        <w:tc>
          <w:tcPr>
            <w:tcW w:w="0" w:type="auto"/>
          </w:tcPr>
          <w:p w14:paraId="46D220BE" w14:textId="77777777" w:rsidR="004B6649" w:rsidRDefault="00A84654">
            <w:pPr>
              <w:pStyle w:val="Compact"/>
            </w:pPr>
            <w:r>
              <w:t>Update damage, lost, Expired IP status</w:t>
            </w:r>
          </w:p>
        </w:tc>
        <w:tc>
          <w:tcPr>
            <w:tcW w:w="0" w:type="auto"/>
          </w:tcPr>
          <w:p w14:paraId="063F000E" w14:textId="77777777" w:rsidR="004B6649" w:rsidRDefault="004B6649">
            <w:pPr>
              <w:pStyle w:val="Compact"/>
            </w:pPr>
          </w:p>
        </w:tc>
      </w:tr>
      <w:tr w:rsidR="004B6649" w14:paraId="1E239112" w14:textId="77777777">
        <w:tc>
          <w:tcPr>
            <w:tcW w:w="0" w:type="auto"/>
          </w:tcPr>
          <w:p w14:paraId="0ADA3227" w14:textId="77777777" w:rsidR="004B6649" w:rsidRDefault="00A84654">
            <w:pPr>
              <w:pStyle w:val="Compact"/>
            </w:pPr>
            <w:r>
              <w:t>CRC/PI shall be site specific</w:t>
            </w:r>
          </w:p>
        </w:tc>
        <w:tc>
          <w:tcPr>
            <w:tcW w:w="0" w:type="auto"/>
          </w:tcPr>
          <w:p w14:paraId="6FC2C59A" w14:textId="77777777" w:rsidR="004B6649" w:rsidRDefault="004B6649">
            <w:pPr>
              <w:pStyle w:val="Compact"/>
            </w:pPr>
          </w:p>
        </w:tc>
      </w:tr>
      <w:tr w:rsidR="004B6649" w14:paraId="269998E5" w14:textId="77777777">
        <w:tc>
          <w:tcPr>
            <w:tcW w:w="0" w:type="auto"/>
          </w:tcPr>
          <w:p w14:paraId="55811736" w14:textId="77777777" w:rsidR="004B6649" w:rsidRDefault="00A84654">
            <w:pPr>
              <w:pStyle w:val="Compact"/>
            </w:pPr>
            <w:r>
              <w:t>Return unused IP to Depot</w:t>
            </w:r>
          </w:p>
        </w:tc>
        <w:tc>
          <w:tcPr>
            <w:tcW w:w="0" w:type="auto"/>
          </w:tcPr>
          <w:p w14:paraId="54644AE2" w14:textId="77777777" w:rsidR="004B6649" w:rsidRDefault="004B6649">
            <w:pPr>
              <w:pStyle w:val="Compact"/>
            </w:pPr>
          </w:p>
        </w:tc>
      </w:tr>
    </w:tbl>
    <w:p w14:paraId="6D8B4608" w14:textId="630211AE" w:rsidR="004B6649" w:rsidRDefault="00A84654">
      <w:pPr>
        <w:pStyle w:val="Heading3"/>
      </w:pPr>
      <w:bookmarkStart w:id="117" w:name="X39288fcce3aa9293f4d2ee2afc4f5d74afe074b"/>
      <w:bookmarkEnd w:id="115"/>
      <w:r>
        <w:t xml:space="preserve">7.3 CRA (Clinical Research Associate) - </w:t>
      </w:r>
      <w:del w:id="118" w:author="Muralidhar Panapakam" w:date="2026-02-15T17:28:00Z">
        <w:r w:rsidDel="00644AEB">
          <w:delText xml:space="preserve">Blinded </w:delText>
        </w:r>
      </w:del>
      <w:r>
        <w:t>(URS 12.3)</w:t>
      </w:r>
    </w:p>
    <w:tbl>
      <w:tblPr>
        <w:tblStyle w:val="Table"/>
        <w:tblW w:w="5000" w:type="pct"/>
        <w:tblLayout w:type="fixed"/>
        <w:tblLook w:val="0020" w:firstRow="1" w:lastRow="0" w:firstColumn="0" w:lastColumn="0" w:noHBand="0" w:noVBand="0"/>
      </w:tblPr>
      <w:tblGrid>
        <w:gridCol w:w="5283"/>
        <w:gridCol w:w="4293"/>
      </w:tblGrid>
      <w:tr w:rsidR="004B6649" w14:paraId="62820C28"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4369" w:type="dxa"/>
          </w:tcPr>
          <w:p w14:paraId="130A8DA1" w14:textId="77777777" w:rsidR="004B6649" w:rsidRDefault="00A84654">
            <w:pPr>
              <w:pStyle w:val="Compact"/>
            </w:pPr>
            <w:r>
              <w:t>Responsibility</w:t>
            </w:r>
          </w:p>
        </w:tc>
        <w:tc>
          <w:tcPr>
            <w:tcW w:w="3550" w:type="dxa"/>
          </w:tcPr>
          <w:p w14:paraId="16E8228C" w14:textId="77777777" w:rsidR="004B6649" w:rsidRDefault="00A84654">
            <w:pPr>
              <w:pStyle w:val="Compact"/>
            </w:pPr>
            <w:r>
              <w:t>Description</w:t>
            </w:r>
          </w:p>
        </w:tc>
      </w:tr>
      <w:tr w:rsidR="004B6649" w14:paraId="68508F9E" w14:textId="77777777">
        <w:tc>
          <w:tcPr>
            <w:tcW w:w="4369" w:type="dxa"/>
          </w:tcPr>
          <w:p w14:paraId="32193652" w14:textId="77777777" w:rsidR="004B6649" w:rsidRDefault="00A84654">
            <w:pPr>
              <w:pStyle w:val="Compact"/>
            </w:pPr>
            <w:r>
              <w:t>View only access of Subject management</w:t>
            </w:r>
          </w:p>
        </w:tc>
        <w:tc>
          <w:tcPr>
            <w:tcW w:w="3550" w:type="dxa"/>
          </w:tcPr>
          <w:p w14:paraId="0C45AED3" w14:textId="77777777" w:rsidR="004B6649" w:rsidRDefault="004B6649">
            <w:pPr>
              <w:pStyle w:val="Compact"/>
            </w:pPr>
          </w:p>
        </w:tc>
      </w:tr>
      <w:tr w:rsidR="004B6649" w14:paraId="531C0098" w14:textId="77777777">
        <w:tc>
          <w:tcPr>
            <w:tcW w:w="4369" w:type="dxa"/>
          </w:tcPr>
          <w:p w14:paraId="75A29EB9" w14:textId="77777777" w:rsidR="004B6649" w:rsidRDefault="00A84654">
            <w:pPr>
              <w:pStyle w:val="Compact"/>
            </w:pPr>
            <w:r>
              <w:t>CRA shall have access of both EDC/IWRS CRF panels</w:t>
            </w:r>
          </w:p>
        </w:tc>
        <w:tc>
          <w:tcPr>
            <w:tcW w:w="3550" w:type="dxa"/>
          </w:tcPr>
          <w:p w14:paraId="7AB028D9" w14:textId="77777777" w:rsidR="004B6649" w:rsidRDefault="00A84654">
            <w:pPr>
              <w:pStyle w:val="Compact"/>
            </w:pPr>
            <w:r>
              <w:t>Can raise manual queries on EDC panels only</w:t>
            </w:r>
          </w:p>
        </w:tc>
      </w:tr>
      <w:tr w:rsidR="004B6649" w14:paraId="551DED02" w14:textId="77777777">
        <w:tc>
          <w:tcPr>
            <w:tcW w:w="4369" w:type="dxa"/>
          </w:tcPr>
          <w:p w14:paraId="744FB97B" w14:textId="77777777" w:rsidR="004B6649" w:rsidRDefault="00A84654">
            <w:pPr>
              <w:pStyle w:val="Compact"/>
            </w:pPr>
            <w:r>
              <w:t>CRA s</w:t>
            </w:r>
            <w:r>
              <w:t>hall be Site Specific</w:t>
            </w:r>
          </w:p>
        </w:tc>
        <w:tc>
          <w:tcPr>
            <w:tcW w:w="3550" w:type="dxa"/>
          </w:tcPr>
          <w:p w14:paraId="318BA3F6" w14:textId="77777777" w:rsidR="004B6649" w:rsidRDefault="004B6649">
            <w:pPr>
              <w:pStyle w:val="Compact"/>
            </w:pPr>
          </w:p>
        </w:tc>
      </w:tr>
      <w:tr w:rsidR="004B6649" w14:paraId="7EC64776" w14:textId="77777777">
        <w:tc>
          <w:tcPr>
            <w:tcW w:w="4369" w:type="dxa"/>
          </w:tcPr>
          <w:p w14:paraId="781A3AFE" w14:textId="77777777" w:rsidR="004B6649" w:rsidRDefault="00A84654">
            <w:pPr>
              <w:pStyle w:val="Compact"/>
            </w:pPr>
            <w:r>
              <w:t>Generate Kit request for respective site</w:t>
            </w:r>
          </w:p>
        </w:tc>
        <w:tc>
          <w:tcPr>
            <w:tcW w:w="3550" w:type="dxa"/>
          </w:tcPr>
          <w:p w14:paraId="2156173D" w14:textId="77777777" w:rsidR="004B6649" w:rsidRDefault="004B6649">
            <w:pPr>
              <w:pStyle w:val="Compact"/>
            </w:pPr>
          </w:p>
        </w:tc>
      </w:tr>
      <w:tr w:rsidR="004B6649" w14:paraId="1CD3A928" w14:textId="77777777">
        <w:tc>
          <w:tcPr>
            <w:tcW w:w="4369" w:type="dxa"/>
          </w:tcPr>
          <w:p w14:paraId="17B084F0" w14:textId="77777777" w:rsidR="004B6649" w:rsidRDefault="00A84654">
            <w:pPr>
              <w:pStyle w:val="Compact"/>
            </w:pPr>
            <w:r>
              <w:t>Randomization/kit dispensed to subject</w:t>
            </w:r>
          </w:p>
        </w:tc>
        <w:tc>
          <w:tcPr>
            <w:tcW w:w="3550" w:type="dxa"/>
          </w:tcPr>
          <w:p w14:paraId="69E8A375" w14:textId="77777777" w:rsidR="004B6649" w:rsidRDefault="00A84654">
            <w:pPr>
              <w:pStyle w:val="Compact"/>
            </w:pPr>
            <w:r>
              <w:t>PM, CRA</w:t>
            </w:r>
          </w:p>
        </w:tc>
      </w:tr>
      <w:tr w:rsidR="004B6649" w14:paraId="718A151A" w14:textId="77777777">
        <w:tc>
          <w:tcPr>
            <w:tcW w:w="4369" w:type="dxa"/>
          </w:tcPr>
          <w:p w14:paraId="7F0D1B59" w14:textId="77777777" w:rsidR="004B6649" w:rsidRDefault="00A84654">
            <w:pPr>
              <w:pStyle w:val="Compact"/>
            </w:pPr>
            <w:r>
              <w:t>Subject Discontinue</w:t>
            </w:r>
          </w:p>
        </w:tc>
        <w:tc>
          <w:tcPr>
            <w:tcW w:w="3550" w:type="dxa"/>
          </w:tcPr>
          <w:p w14:paraId="34DF31E6" w14:textId="77777777" w:rsidR="004B6649" w:rsidRDefault="00A84654">
            <w:pPr>
              <w:pStyle w:val="Compact"/>
            </w:pPr>
            <w:r>
              <w:t>PM, CRA</w:t>
            </w:r>
          </w:p>
        </w:tc>
      </w:tr>
      <w:tr w:rsidR="004B6649" w14:paraId="25ECA22C" w14:textId="77777777">
        <w:tc>
          <w:tcPr>
            <w:tcW w:w="4369" w:type="dxa"/>
          </w:tcPr>
          <w:p w14:paraId="59586A66" w14:textId="77777777" w:rsidR="004B6649" w:rsidRDefault="00A84654">
            <w:pPr>
              <w:pStyle w:val="Compact"/>
            </w:pPr>
            <w:r>
              <w:t>TRF generation</w:t>
            </w:r>
          </w:p>
        </w:tc>
        <w:tc>
          <w:tcPr>
            <w:tcW w:w="3550" w:type="dxa"/>
          </w:tcPr>
          <w:p w14:paraId="2FF6B0E2" w14:textId="77777777" w:rsidR="004B6649" w:rsidRDefault="00A84654">
            <w:pPr>
              <w:pStyle w:val="Compact"/>
            </w:pPr>
            <w:r>
              <w:t>PM, CRA, MM</w:t>
            </w:r>
          </w:p>
        </w:tc>
      </w:tr>
    </w:tbl>
    <w:p w14:paraId="0216442F" w14:textId="616D23A4" w:rsidR="004B6649" w:rsidRDefault="00A84654">
      <w:pPr>
        <w:pStyle w:val="Heading3"/>
      </w:pPr>
      <w:bookmarkStart w:id="119" w:name="project-manager---blinded-urs-12.4"/>
      <w:bookmarkEnd w:id="117"/>
      <w:r>
        <w:t xml:space="preserve">7.4 Project Manager - </w:t>
      </w:r>
      <w:del w:id="120" w:author="Muralidhar Panapakam" w:date="2026-02-15T17:28:00Z">
        <w:r w:rsidDel="00644AEB">
          <w:delText xml:space="preserve">Blinded </w:delText>
        </w:r>
      </w:del>
      <w:r>
        <w:t>(URS 12.4)</w:t>
      </w:r>
    </w:p>
    <w:tbl>
      <w:tblPr>
        <w:tblStyle w:val="Table"/>
        <w:tblW w:w="5000" w:type="pct"/>
        <w:tblLayout w:type="fixed"/>
        <w:tblLook w:val="0020" w:firstRow="1" w:lastRow="0" w:firstColumn="0" w:lastColumn="0" w:noHBand="0" w:noVBand="0"/>
      </w:tblPr>
      <w:tblGrid>
        <w:gridCol w:w="5283"/>
        <w:gridCol w:w="4293"/>
      </w:tblGrid>
      <w:tr w:rsidR="004B6649" w14:paraId="5E5AB10A"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4369" w:type="dxa"/>
          </w:tcPr>
          <w:p w14:paraId="2B427C84" w14:textId="77777777" w:rsidR="004B6649" w:rsidRDefault="00A84654">
            <w:pPr>
              <w:pStyle w:val="Compact"/>
            </w:pPr>
            <w:r>
              <w:t>Responsibility</w:t>
            </w:r>
          </w:p>
        </w:tc>
        <w:tc>
          <w:tcPr>
            <w:tcW w:w="3550" w:type="dxa"/>
          </w:tcPr>
          <w:p w14:paraId="30AFABB3" w14:textId="77777777" w:rsidR="004B6649" w:rsidRDefault="00A84654">
            <w:pPr>
              <w:pStyle w:val="Compact"/>
            </w:pPr>
            <w:r>
              <w:t>Description</w:t>
            </w:r>
          </w:p>
        </w:tc>
      </w:tr>
      <w:tr w:rsidR="004B6649" w14:paraId="707A7E58" w14:textId="77777777">
        <w:tc>
          <w:tcPr>
            <w:tcW w:w="4369" w:type="dxa"/>
          </w:tcPr>
          <w:p w14:paraId="5846C39E" w14:textId="77777777" w:rsidR="004B6649" w:rsidRDefault="00A84654">
            <w:pPr>
              <w:pStyle w:val="Compact"/>
            </w:pPr>
            <w:r>
              <w:t>View only access of Subject management</w:t>
            </w:r>
          </w:p>
        </w:tc>
        <w:tc>
          <w:tcPr>
            <w:tcW w:w="3550" w:type="dxa"/>
          </w:tcPr>
          <w:p w14:paraId="2DCB6F53" w14:textId="77777777" w:rsidR="004B6649" w:rsidRDefault="004B6649">
            <w:pPr>
              <w:pStyle w:val="Compact"/>
            </w:pPr>
          </w:p>
        </w:tc>
      </w:tr>
      <w:tr w:rsidR="004B6649" w14:paraId="5BA97980" w14:textId="77777777">
        <w:tc>
          <w:tcPr>
            <w:tcW w:w="4369" w:type="dxa"/>
          </w:tcPr>
          <w:p w14:paraId="264DE2D7" w14:textId="77777777" w:rsidR="004B6649" w:rsidRDefault="00A84654">
            <w:pPr>
              <w:pStyle w:val="Compact"/>
            </w:pPr>
            <w:r>
              <w:t>PM shall have view access of both EDC/IWRS CRF panels</w:t>
            </w:r>
          </w:p>
        </w:tc>
        <w:tc>
          <w:tcPr>
            <w:tcW w:w="3550" w:type="dxa"/>
          </w:tcPr>
          <w:p w14:paraId="1504291A" w14:textId="77777777" w:rsidR="004B6649" w:rsidRDefault="004B6649">
            <w:pPr>
              <w:pStyle w:val="Compact"/>
            </w:pPr>
          </w:p>
        </w:tc>
      </w:tr>
      <w:tr w:rsidR="004B6649" w14:paraId="21CA9540" w14:textId="77777777">
        <w:tc>
          <w:tcPr>
            <w:tcW w:w="4369" w:type="dxa"/>
          </w:tcPr>
          <w:p w14:paraId="0FA7000A" w14:textId="77777777" w:rsidR="004B6649" w:rsidRDefault="00A84654">
            <w:pPr>
              <w:pStyle w:val="Compact"/>
            </w:pPr>
            <w:r>
              <w:t>Access of all sites</w:t>
            </w:r>
          </w:p>
        </w:tc>
        <w:tc>
          <w:tcPr>
            <w:tcW w:w="3550" w:type="dxa"/>
          </w:tcPr>
          <w:p w14:paraId="14B93FA0" w14:textId="77777777" w:rsidR="004B6649" w:rsidRDefault="004B6649">
            <w:pPr>
              <w:pStyle w:val="Compact"/>
            </w:pPr>
          </w:p>
        </w:tc>
      </w:tr>
      <w:tr w:rsidR="004B6649" w14:paraId="7383CB40" w14:textId="77777777">
        <w:tc>
          <w:tcPr>
            <w:tcW w:w="4369" w:type="dxa"/>
          </w:tcPr>
          <w:p w14:paraId="73CC6D99" w14:textId="77777777" w:rsidR="004B6649" w:rsidRDefault="00A84654">
            <w:pPr>
              <w:pStyle w:val="Compact"/>
            </w:pPr>
            <w:r>
              <w:t>Upload Study Documents in Study setup</w:t>
            </w:r>
          </w:p>
        </w:tc>
        <w:tc>
          <w:tcPr>
            <w:tcW w:w="3550" w:type="dxa"/>
          </w:tcPr>
          <w:p w14:paraId="04956D03" w14:textId="77777777" w:rsidR="004B6649" w:rsidRDefault="004B6649">
            <w:pPr>
              <w:pStyle w:val="Compact"/>
            </w:pPr>
          </w:p>
        </w:tc>
      </w:tr>
      <w:tr w:rsidR="004B6649" w14:paraId="3872E0CE" w14:textId="77777777">
        <w:tc>
          <w:tcPr>
            <w:tcW w:w="4369" w:type="dxa"/>
          </w:tcPr>
          <w:p w14:paraId="22195B2D" w14:textId="77777777" w:rsidR="004B6649" w:rsidRDefault="00A84654">
            <w:pPr>
              <w:pStyle w:val="Compact"/>
            </w:pPr>
            <w:r>
              <w:t>Enroll Sites, Manage Site Status (Site status - Active/Inactive, Screening/Randomization Cap size and Allocation size)</w:t>
            </w:r>
          </w:p>
        </w:tc>
        <w:tc>
          <w:tcPr>
            <w:tcW w:w="3550" w:type="dxa"/>
          </w:tcPr>
          <w:p w14:paraId="41CB89D1" w14:textId="77777777" w:rsidR="004B6649" w:rsidRDefault="004B6649">
            <w:pPr>
              <w:pStyle w:val="Compact"/>
            </w:pPr>
          </w:p>
        </w:tc>
      </w:tr>
      <w:tr w:rsidR="004B6649" w14:paraId="1F92543E" w14:textId="77777777">
        <w:tc>
          <w:tcPr>
            <w:tcW w:w="4369" w:type="dxa"/>
          </w:tcPr>
          <w:p w14:paraId="2A271C6C" w14:textId="77777777" w:rsidR="004B6649" w:rsidRDefault="00A84654">
            <w:pPr>
              <w:pStyle w:val="Compact"/>
            </w:pPr>
            <w:r>
              <w:lastRenderedPageBreak/>
              <w:t>Approve/Decline kit request</w:t>
            </w:r>
          </w:p>
        </w:tc>
        <w:tc>
          <w:tcPr>
            <w:tcW w:w="3550" w:type="dxa"/>
          </w:tcPr>
          <w:p w14:paraId="397A300E" w14:textId="77777777" w:rsidR="004B6649" w:rsidRDefault="004B6649">
            <w:pPr>
              <w:pStyle w:val="Compact"/>
            </w:pPr>
          </w:p>
        </w:tc>
      </w:tr>
      <w:tr w:rsidR="004B6649" w14:paraId="703BEA7C" w14:textId="77777777">
        <w:tc>
          <w:tcPr>
            <w:tcW w:w="4369" w:type="dxa"/>
          </w:tcPr>
          <w:p w14:paraId="4BB6891E" w14:textId="77777777" w:rsidR="004B6649" w:rsidRDefault="00A84654">
            <w:pPr>
              <w:pStyle w:val="Compact"/>
            </w:pPr>
            <w:r>
              <w:t>Lab data upload functionality of EDC</w:t>
            </w:r>
          </w:p>
        </w:tc>
        <w:tc>
          <w:tcPr>
            <w:tcW w:w="3550" w:type="dxa"/>
          </w:tcPr>
          <w:p w14:paraId="34B71F63" w14:textId="77777777" w:rsidR="004B6649" w:rsidRDefault="004B6649">
            <w:pPr>
              <w:pStyle w:val="Compact"/>
            </w:pPr>
          </w:p>
        </w:tc>
      </w:tr>
      <w:tr w:rsidR="004B6649" w14:paraId="36C002FD" w14:textId="77777777">
        <w:tc>
          <w:tcPr>
            <w:tcW w:w="4369" w:type="dxa"/>
          </w:tcPr>
          <w:p w14:paraId="459F88DD" w14:textId="77777777" w:rsidR="004B6649" w:rsidRDefault="00A84654">
            <w:pPr>
              <w:pStyle w:val="Compact"/>
            </w:pPr>
            <w:r>
              <w:t>Reports Access - IP and Subject related reports</w:t>
            </w:r>
          </w:p>
        </w:tc>
        <w:tc>
          <w:tcPr>
            <w:tcW w:w="3550" w:type="dxa"/>
          </w:tcPr>
          <w:p w14:paraId="14525CD5" w14:textId="77777777" w:rsidR="004B6649" w:rsidRDefault="004B6649">
            <w:pPr>
              <w:pStyle w:val="Compact"/>
            </w:pPr>
          </w:p>
        </w:tc>
      </w:tr>
    </w:tbl>
    <w:p w14:paraId="7F3F72CE" w14:textId="32FD25D8" w:rsidR="004B6649" w:rsidRDefault="00A84654">
      <w:pPr>
        <w:pStyle w:val="Heading3"/>
      </w:pPr>
      <w:bookmarkStart w:id="121" w:name="X70e72801c235dd63aaa5bd468f232e0a8fcdf63"/>
      <w:bookmarkEnd w:id="119"/>
      <w:r>
        <w:t>7.5 Depot Manage</w:t>
      </w:r>
      <w:r>
        <w:t xml:space="preserve">r/Pharmacist - </w:t>
      </w:r>
      <w:del w:id="122" w:author="Muralidhar Panapakam" w:date="2026-02-15T17:28:00Z">
        <w:r w:rsidDel="00644AEB">
          <w:delText xml:space="preserve">Unblinded </w:delText>
        </w:r>
      </w:del>
      <w:r>
        <w:t>(URS 12.5)</w:t>
      </w:r>
    </w:p>
    <w:tbl>
      <w:tblPr>
        <w:tblStyle w:val="Table"/>
        <w:tblW w:w="0" w:type="auto"/>
        <w:tblLook w:val="0020" w:firstRow="1" w:lastRow="0" w:firstColumn="0" w:lastColumn="0" w:noHBand="0" w:noVBand="0"/>
      </w:tblPr>
      <w:tblGrid>
        <w:gridCol w:w="5092"/>
        <w:gridCol w:w="1410"/>
      </w:tblGrid>
      <w:tr w:rsidR="004B6649" w14:paraId="3062F2BF"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4024534E" w14:textId="77777777" w:rsidR="004B6649" w:rsidRDefault="00A84654">
            <w:pPr>
              <w:pStyle w:val="Compact"/>
            </w:pPr>
            <w:r>
              <w:t>Responsibility</w:t>
            </w:r>
          </w:p>
        </w:tc>
        <w:tc>
          <w:tcPr>
            <w:tcW w:w="0" w:type="auto"/>
          </w:tcPr>
          <w:p w14:paraId="4C9CA496" w14:textId="77777777" w:rsidR="004B6649" w:rsidRDefault="00A84654">
            <w:pPr>
              <w:pStyle w:val="Compact"/>
            </w:pPr>
            <w:r>
              <w:t>Description</w:t>
            </w:r>
          </w:p>
        </w:tc>
      </w:tr>
      <w:tr w:rsidR="004B6649" w14:paraId="521CB972" w14:textId="77777777">
        <w:tc>
          <w:tcPr>
            <w:tcW w:w="0" w:type="auto"/>
          </w:tcPr>
          <w:p w14:paraId="5F076493" w14:textId="77777777" w:rsidR="004B6649" w:rsidRDefault="00A84654">
            <w:pPr>
              <w:pStyle w:val="Compact"/>
            </w:pPr>
            <w:r>
              <w:t>No access of Subject management</w:t>
            </w:r>
          </w:p>
        </w:tc>
        <w:tc>
          <w:tcPr>
            <w:tcW w:w="0" w:type="auto"/>
          </w:tcPr>
          <w:p w14:paraId="39AA376A" w14:textId="77777777" w:rsidR="004B6649" w:rsidRDefault="004B6649">
            <w:pPr>
              <w:pStyle w:val="Compact"/>
            </w:pPr>
          </w:p>
        </w:tc>
      </w:tr>
      <w:tr w:rsidR="004B6649" w14:paraId="06AE1E05" w14:textId="77777777">
        <w:tc>
          <w:tcPr>
            <w:tcW w:w="0" w:type="auto"/>
          </w:tcPr>
          <w:p w14:paraId="33031F62" w14:textId="77777777" w:rsidR="004B6649" w:rsidRDefault="00A84654">
            <w:pPr>
              <w:pStyle w:val="Compact"/>
            </w:pPr>
            <w:r>
              <w:t>Access of all sites</w:t>
            </w:r>
          </w:p>
        </w:tc>
        <w:tc>
          <w:tcPr>
            <w:tcW w:w="0" w:type="auto"/>
          </w:tcPr>
          <w:p w14:paraId="19D7CBB2" w14:textId="77777777" w:rsidR="004B6649" w:rsidRDefault="004B6649">
            <w:pPr>
              <w:pStyle w:val="Compact"/>
            </w:pPr>
          </w:p>
        </w:tc>
      </w:tr>
      <w:tr w:rsidR="004B6649" w14:paraId="291B4443" w14:textId="77777777">
        <w:tc>
          <w:tcPr>
            <w:tcW w:w="0" w:type="auto"/>
          </w:tcPr>
          <w:p w14:paraId="60C25BB0" w14:textId="77777777" w:rsidR="004B6649" w:rsidRDefault="00A84654">
            <w:pPr>
              <w:pStyle w:val="Compact"/>
            </w:pPr>
            <w:r>
              <w:t>Create and dispatch Shipment requests to Site</w:t>
            </w:r>
          </w:p>
        </w:tc>
        <w:tc>
          <w:tcPr>
            <w:tcW w:w="0" w:type="auto"/>
          </w:tcPr>
          <w:p w14:paraId="1B445FC8" w14:textId="77777777" w:rsidR="004B6649" w:rsidRDefault="004B6649">
            <w:pPr>
              <w:pStyle w:val="Compact"/>
            </w:pPr>
          </w:p>
        </w:tc>
      </w:tr>
      <w:tr w:rsidR="004B6649" w14:paraId="739E1071" w14:textId="77777777">
        <w:tc>
          <w:tcPr>
            <w:tcW w:w="0" w:type="auto"/>
          </w:tcPr>
          <w:p w14:paraId="1616988E" w14:textId="77777777" w:rsidR="004B6649" w:rsidRDefault="00A84654">
            <w:pPr>
              <w:pStyle w:val="Compact"/>
            </w:pPr>
            <w:r>
              <w:t>Dispatch IP to site</w:t>
            </w:r>
          </w:p>
        </w:tc>
        <w:tc>
          <w:tcPr>
            <w:tcW w:w="0" w:type="auto"/>
          </w:tcPr>
          <w:p w14:paraId="7BE74DBC" w14:textId="77777777" w:rsidR="004B6649" w:rsidRDefault="004B6649">
            <w:pPr>
              <w:pStyle w:val="Compact"/>
            </w:pPr>
          </w:p>
        </w:tc>
      </w:tr>
      <w:tr w:rsidR="004B6649" w14:paraId="4BDBA1C6" w14:textId="77777777">
        <w:tc>
          <w:tcPr>
            <w:tcW w:w="0" w:type="auto"/>
          </w:tcPr>
          <w:p w14:paraId="11E9B5AA" w14:textId="77777777" w:rsidR="004B6649" w:rsidRDefault="00A84654">
            <w:pPr>
              <w:pStyle w:val="Compact"/>
            </w:pPr>
            <w:r>
              <w:t>Receive used and unused IP from site</w:t>
            </w:r>
          </w:p>
        </w:tc>
        <w:tc>
          <w:tcPr>
            <w:tcW w:w="0" w:type="auto"/>
          </w:tcPr>
          <w:p w14:paraId="4DEB02EA" w14:textId="77777777" w:rsidR="004B6649" w:rsidRDefault="004B6649">
            <w:pPr>
              <w:pStyle w:val="Compact"/>
            </w:pPr>
          </w:p>
        </w:tc>
      </w:tr>
      <w:tr w:rsidR="004B6649" w14:paraId="6DE32386" w14:textId="77777777">
        <w:tc>
          <w:tcPr>
            <w:tcW w:w="0" w:type="auto"/>
          </w:tcPr>
          <w:p w14:paraId="43DA0FCE" w14:textId="77777777" w:rsidR="004B6649" w:rsidRDefault="00A84654">
            <w:pPr>
              <w:pStyle w:val="Compact"/>
            </w:pPr>
            <w:r>
              <w:t>Update damage, lost, Expired IP status on depot</w:t>
            </w:r>
          </w:p>
        </w:tc>
        <w:tc>
          <w:tcPr>
            <w:tcW w:w="0" w:type="auto"/>
          </w:tcPr>
          <w:p w14:paraId="1F9D3ABD" w14:textId="77777777" w:rsidR="004B6649" w:rsidRDefault="004B6649">
            <w:pPr>
              <w:pStyle w:val="Compact"/>
            </w:pPr>
          </w:p>
        </w:tc>
      </w:tr>
      <w:tr w:rsidR="004B6649" w14:paraId="64A66AD8" w14:textId="77777777">
        <w:tc>
          <w:tcPr>
            <w:tcW w:w="0" w:type="auto"/>
          </w:tcPr>
          <w:p w14:paraId="3DD6B4BB" w14:textId="77777777" w:rsidR="004B6649" w:rsidRDefault="00A84654">
            <w:pPr>
              <w:pStyle w:val="Compact"/>
            </w:pPr>
            <w:r>
              <w:t>Create Study Arm in study setup</w:t>
            </w:r>
          </w:p>
        </w:tc>
        <w:tc>
          <w:tcPr>
            <w:tcW w:w="0" w:type="auto"/>
          </w:tcPr>
          <w:p w14:paraId="70E036E2" w14:textId="77777777" w:rsidR="004B6649" w:rsidRDefault="004B6649">
            <w:pPr>
              <w:pStyle w:val="Compact"/>
            </w:pPr>
          </w:p>
        </w:tc>
      </w:tr>
      <w:tr w:rsidR="004B6649" w14:paraId="56EC6DA9" w14:textId="77777777">
        <w:tc>
          <w:tcPr>
            <w:tcW w:w="0" w:type="auto"/>
          </w:tcPr>
          <w:p w14:paraId="5F5DCC4A" w14:textId="77777777" w:rsidR="004B6649" w:rsidRDefault="00A84654">
            <w:pPr>
              <w:pStyle w:val="Compact"/>
            </w:pPr>
            <w:r>
              <w:t>Create Kit Definition in study setup</w:t>
            </w:r>
          </w:p>
        </w:tc>
        <w:tc>
          <w:tcPr>
            <w:tcW w:w="0" w:type="auto"/>
          </w:tcPr>
          <w:p w14:paraId="2C731B56" w14:textId="77777777" w:rsidR="004B6649" w:rsidRDefault="004B6649">
            <w:pPr>
              <w:pStyle w:val="Compact"/>
            </w:pPr>
          </w:p>
        </w:tc>
      </w:tr>
      <w:tr w:rsidR="004B6649" w14:paraId="0C842DB1" w14:textId="77777777">
        <w:tc>
          <w:tcPr>
            <w:tcW w:w="0" w:type="auto"/>
          </w:tcPr>
          <w:p w14:paraId="4737C7CF" w14:textId="77777777" w:rsidR="004B6649" w:rsidRDefault="00A84654">
            <w:pPr>
              <w:pStyle w:val="Compact"/>
            </w:pPr>
            <w:r>
              <w:t>Generate Kit in study setup</w:t>
            </w:r>
          </w:p>
        </w:tc>
        <w:tc>
          <w:tcPr>
            <w:tcW w:w="0" w:type="auto"/>
          </w:tcPr>
          <w:p w14:paraId="41F91AC1" w14:textId="77777777" w:rsidR="004B6649" w:rsidRDefault="004B6649">
            <w:pPr>
              <w:pStyle w:val="Compact"/>
            </w:pPr>
          </w:p>
        </w:tc>
      </w:tr>
      <w:tr w:rsidR="004B6649" w14:paraId="2ABE0797" w14:textId="77777777">
        <w:tc>
          <w:tcPr>
            <w:tcW w:w="0" w:type="auto"/>
          </w:tcPr>
          <w:p w14:paraId="45D98F08" w14:textId="77777777" w:rsidR="004B6649" w:rsidRDefault="00A84654">
            <w:pPr>
              <w:pStyle w:val="Compact"/>
            </w:pPr>
            <w:r>
              <w:t>Add/Manage inventory in Inward</w:t>
            </w:r>
          </w:p>
        </w:tc>
        <w:tc>
          <w:tcPr>
            <w:tcW w:w="0" w:type="auto"/>
          </w:tcPr>
          <w:p w14:paraId="4650F46E" w14:textId="77777777" w:rsidR="004B6649" w:rsidRDefault="004B6649">
            <w:pPr>
              <w:pStyle w:val="Compact"/>
            </w:pPr>
          </w:p>
        </w:tc>
      </w:tr>
      <w:tr w:rsidR="004B6649" w14:paraId="75DBE9E9" w14:textId="77777777">
        <w:tc>
          <w:tcPr>
            <w:tcW w:w="0" w:type="auto"/>
          </w:tcPr>
          <w:p w14:paraId="5735E759" w14:textId="77777777" w:rsidR="004B6649" w:rsidRDefault="00A84654">
            <w:pPr>
              <w:pStyle w:val="Compact"/>
            </w:pPr>
            <w:r>
              <w:t>Access of study arm</w:t>
            </w:r>
          </w:p>
        </w:tc>
        <w:tc>
          <w:tcPr>
            <w:tcW w:w="0" w:type="auto"/>
          </w:tcPr>
          <w:p w14:paraId="49F923B6" w14:textId="77777777" w:rsidR="004B6649" w:rsidRDefault="004B6649">
            <w:pPr>
              <w:pStyle w:val="Compact"/>
            </w:pPr>
          </w:p>
        </w:tc>
      </w:tr>
      <w:tr w:rsidR="004B6649" w14:paraId="4DC4F98E" w14:textId="77777777">
        <w:tc>
          <w:tcPr>
            <w:tcW w:w="0" w:type="auto"/>
          </w:tcPr>
          <w:p w14:paraId="10A985F6" w14:textId="77777777" w:rsidR="004B6649" w:rsidRDefault="00A84654">
            <w:pPr>
              <w:pStyle w:val="Compact"/>
            </w:pPr>
            <w:r>
              <w:t>Report access - IP related reports</w:t>
            </w:r>
          </w:p>
        </w:tc>
        <w:tc>
          <w:tcPr>
            <w:tcW w:w="0" w:type="auto"/>
          </w:tcPr>
          <w:p w14:paraId="5284DAA6" w14:textId="77777777" w:rsidR="004B6649" w:rsidRDefault="004B6649">
            <w:pPr>
              <w:pStyle w:val="Compact"/>
            </w:pPr>
          </w:p>
        </w:tc>
      </w:tr>
    </w:tbl>
    <w:p w14:paraId="18A6A1F7" w14:textId="34A18C16" w:rsidR="004B6649" w:rsidRDefault="00A84654">
      <w:pPr>
        <w:pStyle w:val="Heading3"/>
      </w:pPr>
      <w:bookmarkStart w:id="123" w:name="sponsor---blinded-urs-12.7"/>
      <w:bookmarkEnd w:id="121"/>
      <w:r>
        <w:t xml:space="preserve">7.6 Sponsor - </w:t>
      </w:r>
      <w:del w:id="124" w:author="Muralidhar Panapakam" w:date="2026-02-15T17:28:00Z">
        <w:r w:rsidDel="00644AEB">
          <w:delText xml:space="preserve">Blinded </w:delText>
        </w:r>
      </w:del>
      <w:r>
        <w:t>(URS 12.7)</w:t>
      </w:r>
    </w:p>
    <w:tbl>
      <w:tblPr>
        <w:tblStyle w:val="Table"/>
        <w:tblW w:w="0" w:type="auto"/>
        <w:tblLook w:val="0020" w:firstRow="1" w:lastRow="0" w:firstColumn="0" w:lastColumn="0" w:noHBand="0" w:noVBand="0"/>
      </w:tblPr>
      <w:tblGrid>
        <w:gridCol w:w="6521"/>
        <w:gridCol w:w="1410"/>
      </w:tblGrid>
      <w:tr w:rsidR="004B6649" w14:paraId="0AB292F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4BA0515A" w14:textId="77777777" w:rsidR="004B6649" w:rsidRDefault="00A84654">
            <w:pPr>
              <w:pStyle w:val="Compact"/>
            </w:pPr>
            <w:r>
              <w:t>Responsibility</w:t>
            </w:r>
          </w:p>
        </w:tc>
        <w:tc>
          <w:tcPr>
            <w:tcW w:w="0" w:type="auto"/>
          </w:tcPr>
          <w:p w14:paraId="605DD49E" w14:textId="77777777" w:rsidR="004B6649" w:rsidRDefault="00A84654">
            <w:pPr>
              <w:pStyle w:val="Compact"/>
            </w:pPr>
            <w:r>
              <w:t>Description</w:t>
            </w:r>
          </w:p>
        </w:tc>
      </w:tr>
      <w:tr w:rsidR="004B6649" w14:paraId="7B6CE0AC" w14:textId="77777777">
        <w:tc>
          <w:tcPr>
            <w:tcW w:w="0" w:type="auto"/>
          </w:tcPr>
          <w:p w14:paraId="7FBC8782" w14:textId="77777777" w:rsidR="004B6649" w:rsidRDefault="00A84654">
            <w:pPr>
              <w:pStyle w:val="Compact"/>
            </w:pPr>
            <w:r>
              <w:t>Sponsor shall have view access of both EDC/IWRS CRF panels</w:t>
            </w:r>
          </w:p>
        </w:tc>
        <w:tc>
          <w:tcPr>
            <w:tcW w:w="0" w:type="auto"/>
          </w:tcPr>
          <w:p w14:paraId="7EA78381" w14:textId="77777777" w:rsidR="004B6649" w:rsidRDefault="004B6649">
            <w:pPr>
              <w:pStyle w:val="Compact"/>
            </w:pPr>
          </w:p>
        </w:tc>
      </w:tr>
      <w:tr w:rsidR="004B6649" w14:paraId="2EB7CAE0" w14:textId="77777777">
        <w:tc>
          <w:tcPr>
            <w:tcW w:w="0" w:type="auto"/>
          </w:tcPr>
          <w:p w14:paraId="1AF42D95" w14:textId="77777777" w:rsidR="004B6649" w:rsidRDefault="00A84654">
            <w:pPr>
              <w:pStyle w:val="Compact"/>
            </w:pPr>
            <w:r>
              <w:t>Access of all sites</w:t>
            </w:r>
          </w:p>
        </w:tc>
        <w:tc>
          <w:tcPr>
            <w:tcW w:w="0" w:type="auto"/>
          </w:tcPr>
          <w:p w14:paraId="248573CA" w14:textId="77777777" w:rsidR="004B6649" w:rsidRDefault="004B6649">
            <w:pPr>
              <w:pStyle w:val="Compact"/>
            </w:pPr>
          </w:p>
        </w:tc>
      </w:tr>
    </w:tbl>
    <w:p w14:paraId="5BEEB995" w14:textId="3487FFCF" w:rsidR="004B6649" w:rsidRDefault="00A84654">
      <w:pPr>
        <w:pStyle w:val="Heading3"/>
      </w:pPr>
      <w:bookmarkStart w:id="125" w:name="data-manager---blinded"/>
      <w:bookmarkEnd w:id="123"/>
      <w:r>
        <w:t xml:space="preserve">7.7 Data Manager - </w:t>
      </w:r>
      <w:del w:id="126" w:author="Muralidhar Panapakam" w:date="2026-02-15T17:28:00Z">
        <w:r w:rsidDel="00644AEB">
          <w:delText>Blinded</w:delText>
        </w:r>
      </w:del>
    </w:p>
    <w:tbl>
      <w:tblPr>
        <w:tblStyle w:val="Table"/>
        <w:tblW w:w="5000" w:type="pct"/>
        <w:tblLayout w:type="fixed"/>
        <w:tblLook w:val="0020" w:firstRow="1" w:lastRow="0" w:firstColumn="0" w:lastColumn="0" w:noHBand="0" w:noVBand="0"/>
      </w:tblPr>
      <w:tblGrid>
        <w:gridCol w:w="5283"/>
        <w:gridCol w:w="4293"/>
      </w:tblGrid>
      <w:tr w:rsidR="004B6649" w14:paraId="0A6520A1"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4369" w:type="dxa"/>
          </w:tcPr>
          <w:p w14:paraId="70526A88" w14:textId="77777777" w:rsidR="004B6649" w:rsidRDefault="00A84654">
            <w:pPr>
              <w:pStyle w:val="Compact"/>
            </w:pPr>
            <w:r>
              <w:t>Responsibility</w:t>
            </w:r>
          </w:p>
        </w:tc>
        <w:tc>
          <w:tcPr>
            <w:tcW w:w="3550" w:type="dxa"/>
          </w:tcPr>
          <w:p w14:paraId="24CDE8B5" w14:textId="77777777" w:rsidR="004B6649" w:rsidRDefault="00A84654">
            <w:pPr>
              <w:pStyle w:val="Compact"/>
            </w:pPr>
            <w:r>
              <w:t>Description</w:t>
            </w:r>
          </w:p>
        </w:tc>
      </w:tr>
      <w:tr w:rsidR="004B6649" w14:paraId="2A846A5A" w14:textId="77777777">
        <w:tc>
          <w:tcPr>
            <w:tcW w:w="4369" w:type="dxa"/>
          </w:tcPr>
          <w:p w14:paraId="64A16ECB" w14:textId="77777777" w:rsidR="004B6649" w:rsidRDefault="00A84654">
            <w:pPr>
              <w:pStyle w:val="Compact"/>
            </w:pPr>
            <w:r>
              <w:t>No access of IP management</w:t>
            </w:r>
          </w:p>
        </w:tc>
        <w:tc>
          <w:tcPr>
            <w:tcW w:w="3550" w:type="dxa"/>
          </w:tcPr>
          <w:p w14:paraId="20244554" w14:textId="77777777" w:rsidR="004B6649" w:rsidRDefault="004B6649">
            <w:pPr>
              <w:pStyle w:val="Compact"/>
            </w:pPr>
          </w:p>
        </w:tc>
      </w:tr>
      <w:tr w:rsidR="004B6649" w14:paraId="1D4FAC21" w14:textId="77777777">
        <w:tc>
          <w:tcPr>
            <w:tcW w:w="4369" w:type="dxa"/>
          </w:tcPr>
          <w:p w14:paraId="34F0D96F" w14:textId="77777777" w:rsidR="004B6649" w:rsidRDefault="00A84654">
            <w:pPr>
              <w:pStyle w:val="Compact"/>
            </w:pPr>
            <w:r>
              <w:t>Data Manager shall have access of EDC CRF panels. It can raise manual queries on EDC panels</w:t>
            </w:r>
          </w:p>
        </w:tc>
        <w:tc>
          <w:tcPr>
            <w:tcW w:w="3550" w:type="dxa"/>
          </w:tcPr>
          <w:p w14:paraId="16D24FE4" w14:textId="77777777" w:rsidR="004B6649" w:rsidRDefault="004B6649">
            <w:pPr>
              <w:pStyle w:val="Compact"/>
            </w:pPr>
          </w:p>
        </w:tc>
      </w:tr>
      <w:tr w:rsidR="004B6649" w14:paraId="1A422AB7" w14:textId="77777777">
        <w:tc>
          <w:tcPr>
            <w:tcW w:w="4369" w:type="dxa"/>
          </w:tcPr>
          <w:p w14:paraId="148B40B6" w14:textId="77777777" w:rsidR="004B6649" w:rsidRDefault="00A84654">
            <w:pPr>
              <w:pStyle w:val="Compact"/>
            </w:pPr>
            <w:r>
              <w:t>IWRS panel should not be seen</w:t>
            </w:r>
          </w:p>
        </w:tc>
        <w:tc>
          <w:tcPr>
            <w:tcW w:w="3550" w:type="dxa"/>
          </w:tcPr>
          <w:p w14:paraId="3D3E4DF9" w14:textId="77777777" w:rsidR="004B6649" w:rsidRDefault="004B6649">
            <w:pPr>
              <w:pStyle w:val="Compact"/>
            </w:pPr>
          </w:p>
        </w:tc>
      </w:tr>
      <w:tr w:rsidR="004B6649" w14:paraId="73325028" w14:textId="77777777">
        <w:tc>
          <w:tcPr>
            <w:tcW w:w="4369" w:type="dxa"/>
          </w:tcPr>
          <w:p w14:paraId="776D7F7A" w14:textId="77777777" w:rsidR="004B6649" w:rsidRDefault="00A84654">
            <w:pPr>
              <w:pStyle w:val="Compact"/>
            </w:pPr>
            <w:r>
              <w:t>Access of all sites</w:t>
            </w:r>
          </w:p>
        </w:tc>
        <w:tc>
          <w:tcPr>
            <w:tcW w:w="3550" w:type="dxa"/>
          </w:tcPr>
          <w:p w14:paraId="3EC052B9" w14:textId="77777777" w:rsidR="004B6649" w:rsidRDefault="004B6649">
            <w:pPr>
              <w:pStyle w:val="Compact"/>
            </w:pPr>
          </w:p>
        </w:tc>
      </w:tr>
    </w:tbl>
    <w:p w14:paraId="6C39FD46" w14:textId="606D7D8A" w:rsidR="004B6649" w:rsidRDefault="00A84654">
      <w:pPr>
        <w:pStyle w:val="Heading3"/>
      </w:pPr>
      <w:bookmarkStart w:id="127" w:name="lab---blinded"/>
      <w:bookmarkEnd w:id="125"/>
      <w:r>
        <w:t xml:space="preserve">7.8 Lab - </w:t>
      </w:r>
      <w:del w:id="128" w:author="Muralidhar Panapakam" w:date="2026-02-15T17:28:00Z">
        <w:r w:rsidDel="00644AEB">
          <w:delText>Blinded</w:delText>
        </w:r>
      </w:del>
    </w:p>
    <w:tbl>
      <w:tblPr>
        <w:tblStyle w:val="Table"/>
        <w:tblW w:w="5000" w:type="pct"/>
        <w:tblLayout w:type="fixed"/>
        <w:tblLook w:val="0020" w:firstRow="1" w:lastRow="0" w:firstColumn="0" w:lastColumn="0" w:noHBand="0" w:noVBand="0"/>
      </w:tblPr>
      <w:tblGrid>
        <w:gridCol w:w="5283"/>
        <w:gridCol w:w="4293"/>
      </w:tblGrid>
      <w:tr w:rsidR="004B6649" w14:paraId="1FE119AF"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4369" w:type="dxa"/>
          </w:tcPr>
          <w:p w14:paraId="07B65241" w14:textId="77777777" w:rsidR="004B6649" w:rsidRDefault="00A84654">
            <w:pPr>
              <w:pStyle w:val="Compact"/>
            </w:pPr>
            <w:r>
              <w:t>Responsibility</w:t>
            </w:r>
          </w:p>
        </w:tc>
        <w:tc>
          <w:tcPr>
            <w:tcW w:w="3550" w:type="dxa"/>
          </w:tcPr>
          <w:p w14:paraId="787E49C6" w14:textId="77777777" w:rsidR="004B6649" w:rsidRDefault="00A84654">
            <w:pPr>
              <w:pStyle w:val="Compact"/>
            </w:pPr>
            <w:r>
              <w:t>Description</w:t>
            </w:r>
          </w:p>
        </w:tc>
      </w:tr>
      <w:tr w:rsidR="004B6649" w14:paraId="4F3A8594" w14:textId="77777777">
        <w:tc>
          <w:tcPr>
            <w:tcW w:w="4369" w:type="dxa"/>
          </w:tcPr>
          <w:p w14:paraId="19A2FFA8" w14:textId="77777777" w:rsidR="004B6649" w:rsidRDefault="00A84654">
            <w:pPr>
              <w:pStyle w:val="Compact"/>
            </w:pPr>
            <w:r>
              <w:t>No access of IP management and Subject management. Only Lab Tab should be seen</w:t>
            </w:r>
          </w:p>
        </w:tc>
        <w:tc>
          <w:tcPr>
            <w:tcW w:w="3550" w:type="dxa"/>
          </w:tcPr>
          <w:p w14:paraId="1D368289" w14:textId="77777777" w:rsidR="004B6649" w:rsidRDefault="004B6649">
            <w:pPr>
              <w:pStyle w:val="Compact"/>
            </w:pPr>
          </w:p>
        </w:tc>
      </w:tr>
      <w:tr w:rsidR="004B6649" w14:paraId="73D40A08" w14:textId="77777777">
        <w:tc>
          <w:tcPr>
            <w:tcW w:w="4369" w:type="dxa"/>
          </w:tcPr>
          <w:p w14:paraId="1323675E" w14:textId="77777777" w:rsidR="004B6649" w:rsidRDefault="00A84654">
            <w:pPr>
              <w:pStyle w:val="Compact"/>
            </w:pPr>
            <w:r>
              <w:t>Access of all sites</w:t>
            </w:r>
          </w:p>
        </w:tc>
        <w:tc>
          <w:tcPr>
            <w:tcW w:w="3550" w:type="dxa"/>
          </w:tcPr>
          <w:p w14:paraId="50414A81" w14:textId="77777777" w:rsidR="004B6649" w:rsidRDefault="004B6649">
            <w:pPr>
              <w:pStyle w:val="Compact"/>
            </w:pPr>
          </w:p>
        </w:tc>
      </w:tr>
    </w:tbl>
    <w:p w14:paraId="2891C693" w14:textId="63761310" w:rsidR="004B6649" w:rsidRDefault="00A84654">
      <w:pPr>
        <w:pStyle w:val="Heading3"/>
      </w:pPr>
      <w:bookmarkStart w:id="129" w:name="medical-monitor---blinded-urs-12.6"/>
      <w:bookmarkEnd w:id="127"/>
      <w:r>
        <w:lastRenderedPageBreak/>
        <w:t xml:space="preserve">7.9 Medical Monitor - </w:t>
      </w:r>
      <w:del w:id="130" w:author="Muralidhar Panapakam" w:date="2026-02-15T17:28:00Z">
        <w:r w:rsidDel="00644AEB">
          <w:delText xml:space="preserve">Blinded </w:delText>
        </w:r>
      </w:del>
      <w:r>
        <w:t>(URS 12.6)</w:t>
      </w:r>
    </w:p>
    <w:tbl>
      <w:tblPr>
        <w:tblStyle w:val="Table"/>
        <w:tblW w:w="0" w:type="auto"/>
        <w:tblLook w:val="0020" w:firstRow="1" w:lastRow="0" w:firstColumn="0" w:lastColumn="0" w:noHBand="0" w:noVBand="0"/>
      </w:tblPr>
      <w:tblGrid>
        <w:gridCol w:w="5506"/>
        <w:gridCol w:w="1410"/>
      </w:tblGrid>
      <w:tr w:rsidR="004B6649" w14:paraId="7409E7B3"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7B7BBE01" w14:textId="77777777" w:rsidR="004B6649" w:rsidRDefault="00A84654">
            <w:pPr>
              <w:pStyle w:val="Compact"/>
            </w:pPr>
            <w:r>
              <w:t>Responsibility</w:t>
            </w:r>
          </w:p>
        </w:tc>
        <w:tc>
          <w:tcPr>
            <w:tcW w:w="0" w:type="auto"/>
          </w:tcPr>
          <w:p w14:paraId="55352CF0" w14:textId="77777777" w:rsidR="004B6649" w:rsidRDefault="00A84654">
            <w:pPr>
              <w:pStyle w:val="Compact"/>
            </w:pPr>
            <w:r>
              <w:t>Description</w:t>
            </w:r>
          </w:p>
        </w:tc>
      </w:tr>
      <w:tr w:rsidR="004B6649" w14:paraId="2975FCAA" w14:textId="77777777">
        <w:tc>
          <w:tcPr>
            <w:tcW w:w="0" w:type="auto"/>
          </w:tcPr>
          <w:p w14:paraId="3B0AA92D" w14:textId="77777777" w:rsidR="004B6649" w:rsidRDefault="00A84654">
            <w:pPr>
              <w:pStyle w:val="Compact"/>
            </w:pPr>
            <w:r>
              <w:t>Review eligibility request for randomization</w:t>
            </w:r>
          </w:p>
        </w:tc>
        <w:tc>
          <w:tcPr>
            <w:tcW w:w="0" w:type="auto"/>
          </w:tcPr>
          <w:p w14:paraId="2308F399" w14:textId="77777777" w:rsidR="004B6649" w:rsidRDefault="004B6649">
            <w:pPr>
              <w:pStyle w:val="Compact"/>
            </w:pPr>
          </w:p>
        </w:tc>
      </w:tr>
      <w:tr w:rsidR="004B6649" w14:paraId="461DA3A7" w14:textId="77777777">
        <w:tc>
          <w:tcPr>
            <w:tcW w:w="0" w:type="auto"/>
          </w:tcPr>
          <w:p w14:paraId="2E6AD58F" w14:textId="77777777" w:rsidR="004B6649" w:rsidRDefault="00A84654">
            <w:pPr>
              <w:pStyle w:val="Compact"/>
            </w:pPr>
            <w:r>
              <w:t>Approve/Reject/Send back randomization requests</w:t>
            </w:r>
          </w:p>
        </w:tc>
        <w:tc>
          <w:tcPr>
            <w:tcW w:w="0" w:type="auto"/>
          </w:tcPr>
          <w:p w14:paraId="538F9395" w14:textId="77777777" w:rsidR="004B6649" w:rsidRDefault="004B6649">
            <w:pPr>
              <w:pStyle w:val="Compact"/>
            </w:pPr>
          </w:p>
        </w:tc>
      </w:tr>
      <w:tr w:rsidR="004B6649" w14:paraId="3FF84C43" w14:textId="77777777">
        <w:tc>
          <w:tcPr>
            <w:tcW w:w="0" w:type="auto"/>
          </w:tcPr>
          <w:p w14:paraId="7A1C266A" w14:textId="77777777" w:rsidR="004B6649" w:rsidRDefault="00A84654">
            <w:pPr>
              <w:pStyle w:val="Compact"/>
            </w:pPr>
            <w:r>
              <w:t>View access of both EDC/IWRS CRF panels</w:t>
            </w:r>
          </w:p>
        </w:tc>
        <w:tc>
          <w:tcPr>
            <w:tcW w:w="0" w:type="auto"/>
          </w:tcPr>
          <w:p w14:paraId="24FAAE2A" w14:textId="77777777" w:rsidR="004B6649" w:rsidRDefault="004B6649">
            <w:pPr>
              <w:pStyle w:val="Compact"/>
            </w:pPr>
          </w:p>
        </w:tc>
      </w:tr>
      <w:tr w:rsidR="004B6649" w14:paraId="51C782F1" w14:textId="77777777">
        <w:tc>
          <w:tcPr>
            <w:tcW w:w="0" w:type="auto"/>
          </w:tcPr>
          <w:p w14:paraId="3392795D" w14:textId="77777777" w:rsidR="004B6649" w:rsidRDefault="00A84654">
            <w:pPr>
              <w:pStyle w:val="Compact"/>
            </w:pPr>
            <w:r>
              <w:t>Add comments on visits</w:t>
            </w:r>
          </w:p>
        </w:tc>
        <w:tc>
          <w:tcPr>
            <w:tcW w:w="0" w:type="auto"/>
          </w:tcPr>
          <w:p w14:paraId="1546A228" w14:textId="77777777" w:rsidR="004B6649" w:rsidRDefault="004B6649">
            <w:pPr>
              <w:pStyle w:val="Compact"/>
            </w:pPr>
          </w:p>
        </w:tc>
      </w:tr>
      <w:tr w:rsidR="004B6649" w14:paraId="43089F1B" w14:textId="77777777">
        <w:tc>
          <w:tcPr>
            <w:tcW w:w="0" w:type="auto"/>
          </w:tcPr>
          <w:p w14:paraId="6DF72A0B" w14:textId="77777777" w:rsidR="004B6649" w:rsidRDefault="00A84654">
            <w:pPr>
              <w:pStyle w:val="Compact"/>
            </w:pPr>
            <w:r>
              <w:t>Access of all sites</w:t>
            </w:r>
          </w:p>
        </w:tc>
        <w:tc>
          <w:tcPr>
            <w:tcW w:w="0" w:type="auto"/>
          </w:tcPr>
          <w:p w14:paraId="3E14E7AD" w14:textId="77777777" w:rsidR="004B6649" w:rsidRDefault="004B6649">
            <w:pPr>
              <w:pStyle w:val="Compact"/>
            </w:pPr>
          </w:p>
        </w:tc>
      </w:tr>
    </w:tbl>
    <w:p w14:paraId="3CCC9EAF" w14:textId="43C63749" w:rsidR="004B6649" w:rsidRDefault="00A84654">
      <w:pPr>
        <w:pStyle w:val="Heading3"/>
      </w:pPr>
      <w:bookmarkStart w:id="131" w:name="quality-assurance-qa---blinded"/>
      <w:bookmarkEnd w:id="129"/>
      <w:r>
        <w:t xml:space="preserve">7.10 Quality Assurance (QA) - </w:t>
      </w:r>
      <w:del w:id="132" w:author="Muralidhar Panapakam" w:date="2026-02-15T17:28:00Z">
        <w:r w:rsidDel="00644AEB">
          <w:delText>Blinded</w:delText>
        </w:r>
      </w:del>
    </w:p>
    <w:tbl>
      <w:tblPr>
        <w:tblStyle w:val="Table"/>
        <w:tblW w:w="0" w:type="auto"/>
        <w:tblLook w:val="0020" w:firstRow="1" w:lastRow="0" w:firstColumn="0" w:lastColumn="0" w:noHBand="0" w:noVBand="0"/>
      </w:tblPr>
      <w:tblGrid>
        <w:gridCol w:w="3648"/>
        <w:gridCol w:w="4054"/>
      </w:tblGrid>
      <w:tr w:rsidR="004B6649" w14:paraId="7C1A8BDF"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10F06B2E" w14:textId="77777777" w:rsidR="004B6649" w:rsidRDefault="00A84654">
            <w:pPr>
              <w:pStyle w:val="Compact"/>
            </w:pPr>
            <w:r>
              <w:t>Responsibility</w:t>
            </w:r>
          </w:p>
        </w:tc>
        <w:tc>
          <w:tcPr>
            <w:tcW w:w="0" w:type="auto"/>
          </w:tcPr>
          <w:p w14:paraId="724C81C0" w14:textId="77777777" w:rsidR="004B6649" w:rsidRDefault="00A84654">
            <w:pPr>
              <w:pStyle w:val="Compact"/>
            </w:pPr>
            <w:r>
              <w:t>Description</w:t>
            </w:r>
          </w:p>
        </w:tc>
      </w:tr>
      <w:tr w:rsidR="004B6649" w14:paraId="4795D5AD" w14:textId="77777777">
        <w:tc>
          <w:tcPr>
            <w:tcW w:w="0" w:type="auto"/>
          </w:tcPr>
          <w:p w14:paraId="2174E439" w14:textId="77777777" w:rsidR="004B6649" w:rsidRDefault="00A84654">
            <w:pPr>
              <w:pStyle w:val="Compact"/>
            </w:pPr>
            <w:r>
              <w:t>Review CRF data after DM review</w:t>
            </w:r>
          </w:p>
        </w:tc>
        <w:tc>
          <w:tcPr>
            <w:tcW w:w="0" w:type="auto"/>
          </w:tcPr>
          <w:p w14:paraId="1C641C13" w14:textId="77777777" w:rsidR="004B6649" w:rsidRDefault="00A84654">
            <w:pPr>
              <w:pStyle w:val="Compact"/>
            </w:pPr>
            <w:r>
              <w:t>QA review step in workflow</w:t>
            </w:r>
          </w:p>
        </w:tc>
      </w:tr>
      <w:tr w:rsidR="004B6649" w14:paraId="41A71CC7" w14:textId="77777777">
        <w:tc>
          <w:tcPr>
            <w:tcW w:w="0" w:type="auto"/>
          </w:tcPr>
          <w:p w14:paraId="5A332058" w14:textId="77777777" w:rsidR="004B6649" w:rsidRDefault="00A84654">
            <w:pPr>
              <w:pStyle w:val="Compact"/>
            </w:pPr>
            <w:r>
              <w:t>Raise queries on EDC CRF panels</w:t>
            </w:r>
          </w:p>
        </w:tc>
        <w:tc>
          <w:tcPr>
            <w:tcW w:w="0" w:type="auto"/>
          </w:tcPr>
          <w:p w14:paraId="766CA948" w14:textId="77777777" w:rsidR="004B6649" w:rsidRDefault="00A84654">
            <w:pPr>
              <w:pStyle w:val="Compact"/>
            </w:pPr>
            <w:r>
              <w:t>Query Generated by QA status</w:t>
            </w:r>
          </w:p>
        </w:tc>
      </w:tr>
      <w:tr w:rsidR="004B6649" w14:paraId="509DC000" w14:textId="77777777">
        <w:tc>
          <w:tcPr>
            <w:tcW w:w="0" w:type="auto"/>
          </w:tcPr>
          <w:p w14:paraId="4307CE3E" w14:textId="77777777" w:rsidR="004B6649" w:rsidRDefault="00A84654">
            <w:pPr>
              <w:pStyle w:val="Compact"/>
            </w:pPr>
            <w:r>
              <w:t>Access of all sites</w:t>
            </w:r>
          </w:p>
        </w:tc>
        <w:tc>
          <w:tcPr>
            <w:tcW w:w="0" w:type="auto"/>
          </w:tcPr>
          <w:p w14:paraId="1D7FF319" w14:textId="77777777" w:rsidR="004B6649" w:rsidRDefault="00A84654">
            <w:pPr>
              <w:pStyle w:val="Compact"/>
            </w:pPr>
            <w:r>
              <w:t>Cross-site visibility for quality review</w:t>
            </w:r>
          </w:p>
        </w:tc>
      </w:tr>
      <w:tr w:rsidR="004B6649" w14:paraId="62B984D4" w14:textId="77777777">
        <w:tc>
          <w:tcPr>
            <w:tcW w:w="0" w:type="auto"/>
          </w:tcPr>
          <w:p w14:paraId="4EDBA980" w14:textId="77777777" w:rsidR="004B6649" w:rsidRDefault="00A84654">
            <w:pPr>
              <w:pStyle w:val="Compact"/>
            </w:pPr>
            <w:r>
              <w:t>Generate QA reports</w:t>
            </w:r>
          </w:p>
        </w:tc>
        <w:tc>
          <w:tcPr>
            <w:tcW w:w="0" w:type="auto"/>
          </w:tcPr>
          <w:p w14:paraId="5C0263BF" w14:textId="77777777" w:rsidR="004B6649" w:rsidRDefault="00A84654">
            <w:pPr>
              <w:pStyle w:val="Compact"/>
            </w:pPr>
            <w:r>
              <w:t>Quality metrics and audit reports</w:t>
            </w:r>
          </w:p>
        </w:tc>
      </w:tr>
    </w:tbl>
    <w:p w14:paraId="0229AF2E" w14:textId="2643C9A2" w:rsidR="004B6649" w:rsidRDefault="00A84654">
      <w:pPr>
        <w:pStyle w:val="Heading3"/>
      </w:pPr>
      <w:bookmarkStart w:id="133" w:name="data-manager---blinded-urs-12.8"/>
      <w:bookmarkEnd w:id="131"/>
      <w:r>
        <w:t>7.11 Data Manager</w:t>
      </w:r>
      <w:r>
        <w:t xml:space="preserve"> - </w:t>
      </w:r>
      <w:del w:id="134" w:author="Muralidhar Panapakam" w:date="2026-02-15T17:28:00Z">
        <w:r w:rsidDel="00644AEB">
          <w:delText xml:space="preserve">Blinded </w:delText>
        </w:r>
      </w:del>
      <w:r>
        <w:t>(URS 12.8)</w:t>
      </w:r>
    </w:p>
    <w:tbl>
      <w:tblPr>
        <w:tblStyle w:val="Table"/>
        <w:tblW w:w="5000" w:type="pct"/>
        <w:tblLayout w:type="fixed"/>
        <w:tblLook w:val="0020" w:firstRow="1" w:lastRow="0" w:firstColumn="0" w:lastColumn="0" w:noHBand="0" w:noVBand="0"/>
      </w:tblPr>
      <w:tblGrid>
        <w:gridCol w:w="5283"/>
        <w:gridCol w:w="4293"/>
      </w:tblGrid>
      <w:tr w:rsidR="004B6649" w14:paraId="08E7B588"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4369" w:type="dxa"/>
          </w:tcPr>
          <w:p w14:paraId="14323C59" w14:textId="77777777" w:rsidR="004B6649" w:rsidRDefault="00A84654">
            <w:pPr>
              <w:pStyle w:val="Compact"/>
            </w:pPr>
            <w:r>
              <w:t>Responsibility</w:t>
            </w:r>
          </w:p>
        </w:tc>
        <w:tc>
          <w:tcPr>
            <w:tcW w:w="3550" w:type="dxa"/>
          </w:tcPr>
          <w:p w14:paraId="6641E47E" w14:textId="77777777" w:rsidR="004B6649" w:rsidRDefault="00A84654">
            <w:pPr>
              <w:pStyle w:val="Compact"/>
            </w:pPr>
            <w:r>
              <w:t>Description</w:t>
            </w:r>
          </w:p>
        </w:tc>
      </w:tr>
      <w:tr w:rsidR="004B6649" w14:paraId="2A233845" w14:textId="77777777">
        <w:tc>
          <w:tcPr>
            <w:tcW w:w="4369" w:type="dxa"/>
          </w:tcPr>
          <w:p w14:paraId="3C2BCA45" w14:textId="77777777" w:rsidR="004B6649" w:rsidRDefault="00A84654">
            <w:pPr>
              <w:pStyle w:val="Compact"/>
            </w:pPr>
            <w:r>
              <w:t>No access of IP management</w:t>
            </w:r>
          </w:p>
        </w:tc>
        <w:tc>
          <w:tcPr>
            <w:tcW w:w="3550" w:type="dxa"/>
          </w:tcPr>
          <w:p w14:paraId="76FB84D1" w14:textId="77777777" w:rsidR="004B6649" w:rsidRDefault="00A84654">
            <w:pPr>
              <w:pStyle w:val="Compact"/>
            </w:pPr>
            <w:r>
              <w:t>Blinded to treatment allocation</w:t>
            </w:r>
          </w:p>
        </w:tc>
      </w:tr>
      <w:tr w:rsidR="004B6649" w14:paraId="0B414085" w14:textId="77777777">
        <w:tc>
          <w:tcPr>
            <w:tcW w:w="4369" w:type="dxa"/>
          </w:tcPr>
          <w:p w14:paraId="243269BD" w14:textId="77777777" w:rsidR="004B6649" w:rsidRDefault="00A84654">
            <w:pPr>
              <w:pStyle w:val="Compact"/>
            </w:pPr>
            <w:r>
              <w:t>Data Manager shall have access of EDC CRF panels</w:t>
            </w:r>
          </w:p>
        </w:tc>
        <w:tc>
          <w:tcPr>
            <w:tcW w:w="3550" w:type="dxa"/>
          </w:tcPr>
          <w:p w14:paraId="3D0F33C1" w14:textId="77777777" w:rsidR="004B6649" w:rsidRDefault="00A84654">
            <w:pPr>
              <w:pStyle w:val="Compact"/>
            </w:pPr>
            <w:r>
              <w:t>Can view and review EDC data</w:t>
            </w:r>
          </w:p>
        </w:tc>
      </w:tr>
      <w:tr w:rsidR="004B6649" w14:paraId="4C325AB5" w14:textId="77777777">
        <w:tc>
          <w:tcPr>
            <w:tcW w:w="4369" w:type="dxa"/>
          </w:tcPr>
          <w:p w14:paraId="6154D3C7" w14:textId="77777777" w:rsidR="004B6649" w:rsidRDefault="00A84654">
            <w:pPr>
              <w:pStyle w:val="Compact"/>
            </w:pPr>
            <w:r>
              <w:t>It can raise manual queries on EDC panels</w:t>
            </w:r>
          </w:p>
        </w:tc>
        <w:tc>
          <w:tcPr>
            <w:tcW w:w="3550" w:type="dxa"/>
          </w:tcPr>
          <w:p w14:paraId="0E4D729B" w14:textId="77777777" w:rsidR="004B6649" w:rsidRDefault="00A84654">
            <w:pPr>
              <w:pStyle w:val="Compact"/>
            </w:pPr>
            <w:r>
              <w:t>Manual query generation capability</w:t>
            </w:r>
          </w:p>
        </w:tc>
      </w:tr>
      <w:tr w:rsidR="004B6649" w14:paraId="6F09326E" w14:textId="77777777">
        <w:tc>
          <w:tcPr>
            <w:tcW w:w="4369" w:type="dxa"/>
          </w:tcPr>
          <w:p w14:paraId="42CEA6A6" w14:textId="77777777" w:rsidR="004B6649" w:rsidRDefault="00A84654">
            <w:pPr>
              <w:pStyle w:val="Compact"/>
            </w:pPr>
            <w:r>
              <w:t>IWRS panel should not be seen</w:t>
            </w:r>
          </w:p>
        </w:tc>
        <w:tc>
          <w:tcPr>
            <w:tcW w:w="3550" w:type="dxa"/>
          </w:tcPr>
          <w:p w14:paraId="0CDC006E" w14:textId="77777777" w:rsidR="004B6649" w:rsidRDefault="00A84654">
            <w:pPr>
              <w:pStyle w:val="Compact"/>
            </w:pPr>
            <w:r>
              <w:t>No visibility to randomization data</w:t>
            </w:r>
          </w:p>
        </w:tc>
      </w:tr>
      <w:tr w:rsidR="004B6649" w14:paraId="0BACF0A5" w14:textId="77777777">
        <w:tc>
          <w:tcPr>
            <w:tcW w:w="4369" w:type="dxa"/>
          </w:tcPr>
          <w:p w14:paraId="4EE0A830" w14:textId="77777777" w:rsidR="004B6649" w:rsidRDefault="00A84654">
            <w:pPr>
              <w:pStyle w:val="Compact"/>
            </w:pPr>
            <w:r>
              <w:t>Access of all sites</w:t>
            </w:r>
          </w:p>
        </w:tc>
        <w:tc>
          <w:tcPr>
            <w:tcW w:w="3550" w:type="dxa"/>
          </w:tcPr>
          <w:p w14:paraId="1BA10797" w14:textId="77777777" w:rsidR="004B6649" w:rsidRDefault="00A84654">
            <w:pPr>
              <w:pStyle w:val="Compact"/>
            </w:pPr>
            <w:r>
              <w:t>Cross-site data management</w:t>
            </w:r>
          </w:p>
        </w:tc>
      </w:tr>
    </w:tbl>
    <w:p w14:paraId="049893AE" w14:textId="119B04BA" w:rsidR="004B6649" w:rsidRDefault="00A84654">
      <w:pPr>
        <w:pStyle w:val="Heading3"/>
      </w:pPr>
      <w:bookmarkStart w:id="135" w:name="lab---blinded-urs-12.9"/>
      <w:bookmarkEnd w:id="133"/>
      <w:r>
        <w:t xml:space="preserve">7.12 Lab - </w:t>
      </w:r>
      <w:del w:id="136" w:author="Muralidhar Panapakam" w:date="2026-02-15T17:28:00Z">
        <w:r w:rsidDel="00644AEB">
          <w:delText xml:space="preserve">Blinded </w:delText>
        </w:r>
      </w:del>
      <w:r>
        <w:t>(URS 12.9)</w:t>
      </w:r>
    </w:p>
    <w:tbl>
      <w:tblPr>
        <w:tblStyle w:val="Table"/>
        <w:tblW w:w="5000" w:type="pct"/>
        <w:tblLayout w:type="fixed"/>
        <w:tblLook w:val="0020" w:firstRow="1" w:lastRow="0" w:firstColumn="0" w:lastColumn="0" w:noHBand="0" w:noVBand="0"/>
      </w:tblPr>
      <w:tblGrid>
        <w:gridCol w:w="5283"/>
        <w:gridCol w:w="4293"/>
      </w:tblGrid>
      <w:tr w:rsidR="004B6649" w14:paraId="3E942C68"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4369" w:type="dxa"/>
          </w:tcPr>
          <w:p w14:paraId="6C66345A" w14:textId="77777777" w:rsidR="004B6649" w:rsidRDefault="00A84654">
            <w:pPr>
              <w:pStyle w:val="Compact"/>
            </w:pPr>
            <w:r>
              <w:t>Responsibility</w:t>
            </w:r>
          </w:p>
        </w:tc>
        <w:tc>
          <w:tcPr>
            <w:tcW w:w="3550" w:type="dxa"/>
          </w:tcPr>
          <w:p w14:paraId="27F35F1A" w14:textId="77777777" w:rsidR="004B6649" w:rsidRDefault="00A84654">
            <w:pPr>
              <w:pStyle w:val="Compact"/>
            </w:pPr>
            <w:r>
              <w:t>Description</w:t>
            </w:r>
          </w:p>
        </w:tc>
      </w:tr>
      <w:tr w:rsidR="004B6649" w14:paraId="2DFB13D2" w14:textId="77777777">
        <w:tc>
          <w:tcPr>
            <w:tcW w:w="4369" w:type="dxa"/>
          </w:tcPr>
          <w:p w14:paraId="557861F4" w14:textId="77777777" w:rsidR="004B6649" w:rsidRDefault="00A84654">
            <w:pPr>
              <w:pStyle w:val="Compact"/>
            </w:pPr>
            <w:r>
              <w:t>No ac</w:t>
            </w:r>
            <w:r>
              <w:t>cess of IP management and Subject management</w:t>
            </w:r>
          </w:p>
        </w:tc>
        <w:tc>
          <w:tcPr>
            <w:tcW w:w="3550" w:type="dxa"/>
          </w:tcPr>
          <w:p w14:paraId="0652B51F" w14:textId="77777777" w:rsidR="004B6649" w:rsidRDefault="00A84654">
            <w:pPr>
              <w:pStyle w:val="Compact"/>
            </w:pPr>
            <w:r>
              <w:t>Limited to lab functions only</w:t>
            </w:r>
          </w:p>
        </w:tc>
      </w:tr>
      <w:tr w:rsidR="004B6649" w14:paraId="766AA445" w14:textId="77777777">
        <w:tc>
          <w:tcPr>
            <w:tcW w:w="4369" w:type="dxa"/>
          </w:tcPr>
          <w:p w14:paraId="1434238D" w14:textId="77777777" w:rsidR="004B6649" w:rsidRDefault="00A84654">
            <w:pPr>
              <w:pStyle w:val="Compact"/>
            </w:pPr>
            <w:r>
              <w:t>Only Lab Tab should be seen</w:t>
            </w:r>
          </w:p>
        </w:tc>
        <w:tc>
          <w:tcPr>
            <w:tcW w:w="3550" w:type="dxa"/>
          </w:tcPr>
          <w:p w14:paraId="2F449DE8" w14:textId="77777777" w:rsidR="004B6649" w:rsidRDefault="00A84654">
            <w:pPr>
              <w:pStyle w:val="Compact"/>
            </w:pPr>
            <w:r>
              <w:t>Restricted interface view</w:t>
            </w:r>
          </w:p>
        </w:tc>
      </w:tr>
      <w:tr w:rsidR="004B6649" w14:paraId="2E0BCF94" w14:textId="77777777">
        <w:tc>
          <w:tcPr>
            <w:tcW w:w="4369" w:type="dxa"/>
          </w:tcPr>
          <w:p w14:paraId="742CE6D8" w14:textId="77777777" w:rsidR="004B6649" w:rsidRDefault="00A84654">
            <w:pPr>
              <w:pStyle w:val="Compact"/>
            </w:pPr>
            <w:r>
              <w:t>Access of all sites</w:t>
            </w:r>
          </w:p>
        </w:tc>
        <w:tc>
          <w:tcPr>
            <w:tcW w:w="3550" w:type="dxa"/>
          </w:tcPr>
          <w:p w14:paraId="79A0EF5E" w14:textId="77777777" w:rsidR="004B6649" w:rsidRDefault="00A84654">
            <w:pPr>
              <w:pStyle w:val="Compact"/>
            </w:pPr>
            <w:r>
              <w:t>Can view lab data across all sites</w:t>
            </w:r>
          </w:p>
        </w:tc>
      </w:tr>
    </w:tbl>
    <w:p w14:paraId="16271FEF" w14:textId="77777777" w:rsidR="004B6649" w:rsidRDefault="00A84654">
      <w:pPr>
        <w:pStyle w:val="BodyText"/>
      </w:pPr>
      <w:r>
        <w:rPr>
          <w:b/>
          <w:bCs/>
        </w:rPr>
        <w:t>CRF Review Workflow by Role:</w:t>
      </w:r>
    </w:p>
    <w:p w14:paraId="7600CC04" w14:textId="77777777" w:rsidR="004B6649" w:rsidRDefault="00A84654">
      <w:pPr>
        <w:pStyle w:val="SourceCode"/>
      </w:pPr>
      <w:r>
        <w:rPr>
          <w:rStyle w:val="VerbatimChar"/>
        </w:rPr>
        <w:t>CRC (Data Entry) → Complete → Data Submitted</w:t>
      </w:r>
      <w:r>
        <w:br/>
      </w:r>
      <w:r>
        <w:rPr>
          <w:rStyle w:val="VerbatimChar"/>
        </w:rPr>
        <w:t xml:space="preserve">                              ↓</w:t>
      </w:r>
      <w:r>
        <w:br/>
      </w:r>
      <w:r>
        <w:rPr>
          <w:rStyle w:val="VerbatimChar"/>
        </w:rPr>
        <w:t>CRA (Site Monitor) → SDV → Query Generated by CRA (if issues)</w:t>
      </w:r>
      <w:r>
        <w:br/>
      </w:r>
      <w:r>
        <w:rPr>
          <w:rStyle w:val="VerbatimChar"/>
        </w:rPr>
        <w:t xml:space="preserve">                              ↓</w:t>
      </w:r>
      <w:r>
        <w:br/>
      </w:r>
      <w:r>
        <w:rPr>
          <w:rStyle w:val="VerbatimChar"/>
        </w:rPr>
        <w:t>DM (Data Manager) → DM Reviewed → Query Generated by DM (if issues)</w:t>
      </w:r>
      <w:r>
        <w:br/>
      </w:r>
      <w:r>
        <w:rPr>
          <w:rStyle w:val="VerbatimChar"/>
        </w:rPr>
        <w:t xml:space="preserve">                 </w:t>
      </w:r>
      <w:r>
        <w:rPr>
          <w:rStyle w:val="VerbatimChar"/>
        </w:rPr>
        <w:t xml:space="preserve">             ↓</w:t>
      </w:r>
      <w:r>
        <w:br/>
      </w:r>
      <w:r>
        <w:rPr>
          <w:rStyle w:val="VerbatimChar"/>
        </w:rPr>
        <w:t>QA (Quality Assurance) → QA Reviewed → Query Generated by QA (if issues)</w:t>
      </w:r>
      <w:r>
        <w:br/>
      </w:r>
      <w:r>
        <w:rPr>
          <w:rStyle w:val="VerbatimChar"/>
        </w:rPr>
        <w:t xml:space="preserve">                              ↓</w:t>
      </w:r>
      <w:r>
        <w:br/>
      </w:r>
      <w:r>
        <w:rPr>
          <w:rStyle w:val="VerbatimChar"/>
        </w:rPr>
        <w:t>PI (Principal Investigator) → PI Reviewed</w:t>
      </w:r>
      <w:r>
        <w:br/>
      </w:r>
      <w:r>
        <w:rPr>
          <w:rStyle w:val="VerbatimChar"/>
        </w:rPr>
        <w:lastRenderedPageBreak/>
        <w:t xml:space="preserve">                              ↓</w:t>
      </w:r>
      <w:r>
        <w:br/>
      </w:r>
      <w:r>
        <w:rPr>
          <w:rStyle w:val="VerbatimChar"/>
        </w:rPr>
        <w:t xml:space="preserve">                           Locked</w:t>
      </w:r>
    </w:p>
    <w:p w14:paraId="179FBE80" w14:textId="77777777" w:rsidR="004B6649" w:rsidRDefault="00A84654">
      <w:r>
        <w:pict w14:anchorId="086A48B3">
          <v:rect id="_x0000_i1034" style="width:0;height:1.5pt" o:hralign="center" o:hrstd="t" o:hr="t"/>
        </w:pict>
      </w:r>
    </w:p>
    <w:p w14:paraId="665BF084" w14:textId="77777777" w:rsidR="004B6649" w:rsidRDefault="00A84654">
      <w:pPr>
        <w:pStyle w:val="Heading2"/>
      </w:pPr>
      <w:bookmarkStart w:id="137" w:name="backup-and-recovery"/>
      <w:bookmarkEnd w:id="113"/>
      <w:bookmarkEnd w:id="135"/>
      <w:r>
        <w:t>8. Backup and Recovery</w:t>
      </w:r>
    </w:p>
    <w:p w14:paraId="7026E4BF" w14:textId="77777777" w:rsidR="004B6649" w:rsidRDefault="00A84654">
      <w:pPr>
        <w:pStyle w:val="Heading3"/>
      </w:pPr>
      <w:bookmarkStart w:id="138" w:name="infrastructure-requirements"/>
      <w:r>
        <w:t>8.1 Infrastructure Requirements</w:t>
      </w:r>
    </w:p>
    <w:tbl>
      <w:tblPr>
        <w:tblStyle w:val="Table"/>
        <w:tblW w:w="5000" w:type="pct"/>
        <w:tblLayout w:type="fixed"/>
        <w:tblLook w:val="0020" w:firstRow="1" w:lastRow="0" w:firstColumn="0" w:lastColumn="0" w:noHBand="0" w:noVBand="0"/>
      </w:tblPr>
      <w:tblGrid>
        <w:gridCol w:w="3648"/>
        <w:gridCol w:w="5928"/>
      </w:tblGrid>
      <w:tr w:rsidR="004B6649" w14:paraId="0B950FBD"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1F2269B3" w14:textId="77777777" w:rsidR="004B6649" w:rsidRDefault="00A84654">
            <w:pPr>
              <w:pStyle w:val="Compact"/>
            </w:pPr>
            <w:r>
              <w:t>Req ID</w:t>
            </w:r>
          </w:p>
        </w:tc>
        <w:tc>
          <w:tcPr>
            <w:tcW w:w="4902" w:type="dxa"/>
          </w:tcPr>
          <w:p w14:paraId="063DCAAD" w14:textId="77777777" w:rsidR="004B6649" w:rsidRDefault="00A84654">
            <w:pPr>
              <w:pStyle w:val="Compact"/>
            </w:pPr>
            <w:r>
              <w:t>Description</w:t>
            </w:r>
          </w:p>
        </w:tc>
      </w:tr>
      <w:tr w:rsidR="004B6649" w14:paraId="16AC3385" w14:textId="77777777">
        <w:tc>
          <w:tcPr>
            <w:tcW w:w="3017" w:type="dxa"/>
          </w:tcPr>
          <w:p w14:paraId="708984AC" w14:textId="77777777" w:rsidR="004B6649" w:rsidRDefault="004B6649">
            <w:pPr>
              <w:pStyle w:val="Compact"/>
            </w:pPr>
          </w:p>
        </w:tc>
        <w:tc>
          <w:tcPr>
            <w:tcW w:w="4902" w:type="dxa"/>
          </w:tcPr>
          <w:p w14:paraId="66B3B178" w14:textId="77777777" w:rsidR="004B6649" w:rsidRDefault="00A84654">
            <w:pPr>
              <w:pStyle w:val="Compact"/>
            </w:pPr>
            <w:r>
              <w:t>Three instances (Development, Validation and Production) should be created and each instance should be having database and Application sections</w:t>
            </w:r>
          </w:p>
        </w:tc>
      </w:tr>
      <w:tr w:rsidR="004B6649" w14:paraId="47E50E00" w14:textId="77777777">
        <w:tc>
          <w:tcPr>
            <w:tcW w:w="3017" w:type="dxa"/>
          </w:tcPr>
          <w:p w14:paraId="67413082" w14:textId="77777777" w:rsidR="004B6649" w:rsidRDefault="004B6649">
            <w:pPr>
              <w:pStyle w:val="Compact"/>
            </w:pPr>
          </w:p>
        </w:tc>
        <w:tc>
          <w:tcPr>
            <w:tcW w:w="4902" w:type="dxa"/>
          </w:tcPr>
          <w:p w14:paraId="4AEED819" w14:textId="77777777" w:rsidR="004B6649" w:rsidRDefault="00A84654">
            <w:pPr>
              <w:pStyle w:val="Compact"/>
            </w:pPr>
            <w:r>
              <w:t>Two servers should be maintained at different locations</w:t>
            </w:r>
          </w:p>
        </w:tc>
      </w:tr>
      <w:tr w:rsidR="004B6649" w14:paraId="34C2B84D" w14:textId="77777777">
        <w:tc>
          <w:tcPr>
            <w:tcW w:w="3017" w:type="dxa"/>
          </w:tcPr>
          <w:p w14:paraId="3956E473" w14:textId="77777777" w:rsidR="004B6649" w:rsidRDefault="004B6649">
            <w:pPr>
              <w:pStyle w:val="Compact"/>
            </w:pPr>
          </w:p>
        </w:tc>
        <w:tc>
          <w:tcPr>
            <w:tcW w:w="4902" w:type="dxa"/>
          </w:tcPr>
          <w:p w14:paraId="5586F06F" w14:textId="77777777" w:rsidR="004B6649" w:rsidRDefault="00A84654">
            <w:pPr>
              <w:pStyle w:val="Compact"/>
            </w:pPr>
            <w:r>
              <w:t>Encrypted data back-up should be taken on daily basis. Same should be documented</w:t>
            </w:r>
          </w:p>
        </w:tc>
      </w:tr>
    </w:tbl>
    <w:p w14:paraId="2D2543FB" w14:textId="77777777" w:rsidR="004B6649" w:rsidRDefault="00A84654">
      <w:pPr>
        <w:pStyle w:val="Heading3"/>
      </w:pPr>
      <w:bookmarkStart w:id="139" w:name="data-recovery"/>
      <w:bookmarkEnd w:id="138"/>
      <w:r>
        <w:t>8.2 Data Recovery</w:t>
      </w:r>
    </w:p>
    <w:p w14:paraId="09ADBE24" w14:textId="77777777" w:rsidR="004B6649" w:rsidRDefault="00A84654">
      <w:pPr>
        <w:pStyle w:val="FirstParagraph"/>
      </w:pPr>
      <w:r>
        <w:t>This section specifies the requirements for how DataTrial data can be recovered in the case of n</w:t>
      </w:r>
      <w:r>
        <w:t>on-catastrophic failure.</w:t>
      </w:r>
    </w:p>
    <w:p w14:paraId="69642944" w14:textId="77777777" w:rsidR="004B6649" w:rsidRDefault="00A84654">
      <w:r>
        <w:pict w14:anchorId="7073BCA9">
          <v:rect id="_x0000_i1035" style="width:0;height:1.5pt" o:hralign="center" o:hrstd="t" o:hr="t"/>
        </w:pict>
      </w:r>
    </w:p>
    <w:p w14:paraId="42900CC4" w14:textId="77777777" w:rsidR="004B6649" w:rsidRDefault="00A84654">
      <w:pPr>
        <w:pStyle w:val="Heading2"/>
      </w:pPr>
      <w:bookmarkStart w:id="140" w:name="issue-management"/>
      <w:bookmarkEnd w:id="137"/>
      <w:bookmarkEnd w:id="139"/>
      <w:r>
        <w:t>9. Issue Management</w:t>
      </w:r>
    </w:p>
    <w:p w14:paraId="2B4686BC" w14:textId="77777777" w:rsidR="004B6649" w:rsidRDefault="00A84654">
      <w:pPr>
        <w:pStyle w:val="Heading3"/>
      </w:pPr>
      <w:bookmarkStart w:id="141" w:name="helpdesk-integration"/>
      <w:r>
        <w:t>9.1 Helpdesk Integration</w:t>
      </w:r>
    </w:p>
    <w:p w14:paraId="4BAB915E" w14:textId="77777777" w:rsidR="004B6649" w:rsidRDefault="00A84654">
      <w:pPr>
        <w:pStyle w:val="FirstParagraph"/>
      </w:pPr>
      <w:r>
        <w:t>Helpdesk (feedback) application will be integrated with the DataTrial platform.</w:t>
      </w:r>
    </w:p>
    <w:p w14:paraId="0FF4B066" w14:textId="77777777" w:rsidR="004B6649" w:rsidRDefault="00A84654">
      <w:pPr>
        <w:pStyle w:val="Heading3"/>
      </w:pPr>
      <w:bookmarkStart w:id="142" w:name="issue-e-form-fields"/>
      <w:bookmarkEnd w:id="141"/>
      <w:r>
        <w:t>9.2 Issue E-form Fields</w:t>
      </w:r>
    </w:p>
    <w:tbl>
      <w:tblPr>
        <w:tblStyle w:val="Table"/>
        <w:tblW w:w="0" w:type="auto"/>
        <w:tblLook w:val="0020" w:firstRow="1" w:lastRow="0" w:firstColumn="0" w:lastColumn="0" w:noHBand="0" w:noVBand="0"/>
      </w:tblPr>
      <w:tblGrid>
        <w:gridCol w:w="1752"/>
        <w:gridCol w:w="3595"/>
      </w:tblGrid>
      <w:tr w:rsidR="004B6649" w14:paraId="5756190F"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391FE616" w14:textId="77777777" w:rsidR="004B6649" w:rsidRDefault="00A84654">
            <w:pPr>
              <w:pStyle w:val="Compact"/>
            </w:pPr>
            <w:r>
              <w:t>Field</w:t>
            </w:r>
          </w:p>
        </w:tc>
        <w:tc>
          <w:tcPr>
            <w:tcW w:w="0" w:type="auto"/>
          </w:tcPr>
          <w:p w14:paraId="17CABA34" w14:textId="77777777" w:rsidR="004B6649" w:rsidRDefault="00A84654">
            <w:pPr>
              <w:pStyle w:val="Compact"/>
            </w:pPr>
            <w:r>
              <w:t>Description</w:t>
            </w:r>
          </w:p>
        </w:tc>
      </w:tr>
      <w:tr w:rsidR="004B6649" w14:paraId="2BB354F5" w14:textId="77777777">
        <w:tc>
          <w:tcPr>
            <w:tcW w:w="0" w:type="auto"/>
          </w:tcPr>
          <w:p w14:paraId="1D0C28D2" w14:textId="77777777" w:rsidR="004B6649" w:rsidRDefault="00A84654">
            <w:pPr>
              <w:pStyle w:val="Compact"/>
            </w:pPr>
            <w:r>
              <w:t>Ticket Number</w:t>
            </w:r>
          </w:p>
        </w:tc>
        <w:tc>
          <w:tcPr>
            <w:tcW w:w="0" w:type="auto"/>
          </w:tcPr>
          <w:p w14:paraId="7686C7FE" w14:textId="77777777" w:rsidR="004B6649" w:rsidRDefault="00A84654">
            <w:pPr>
              <w:pStyle w:val="Compact"/>
            </w:pPr>
            <w:r>
              <w:t>Auto-generated unique identifier</w:t>
            </w:r>
          </w:p>
        </w:tc>
      </w:tr>
      <w:tr w:rsidR="004B6649" w14:paraId="4EC41357" w14:textId="77777777">
        <w:tc>
          <w:tcPr>
            <w:tcW w:w="0" w:type="auto"/>
          </w:tcPr>
          <w:p w14:paraId="19CF143F" w14:textId="77777777" w:rsidR="004B6649" w:rsidRDefault="00A84654">
            <w:pPr>
              <w:pStyle w:val="Compact"/>
            </w:pPr>
            <w:r>
              <w:t>Module</w:t>
            </w:r>
          </w:p>
        </w:tc>
        <w:tc>
          <w:tcPr>
            <w:tcW w:w="0" w:type="auto"/>
          </w:tcPr>
          <w:p w14:paraId="3848752D" w14:textId="77777777" w:rsidR="004B6649" w:rsidRDefault="00A84654">
            <w:pPr>
              <w:pStyle w:val="Compact"/>
            </w:pPr>
            <w:r>
              <w:t>Affected module</w:t>
            </w:r>
          </w:p>
        </w:tc>
      </w:tr>
      <w:tr w:rsidR="004B6649" w14:paraId="14FEC9BA" w14:textId="77777777">
        <w:tc>
          <w:tcPr>
            <w:tcW w:w="0" w:type="auto"/>
          </w:tcPr>
          <w:p w14:paraId="5326E232" w14:textId="77777777" w:rsidR="004B6649" w:rsidRDefault="00A84654">
            <w:pPr>
              <w:pStyle w:val="Compact"/>
            </w:pPr>
            <w:r>
              <w:t>Page</w:t>
            </w:r>
          </w:p>
        </w:tc>
        <w:tc>
          <w:tcPr>
            <w:tcW w:w="0" w:type="auto"/>
          </w:tcPr>
          <w:p w14:paraId="15C08018" w14:textId="77777777" w:rsidR="004B6649" w:rsidRDefault="00A84654">
            <w:pPr>
              <w:pStyle w:val="Compact"/>
            </w:pPr>
            <w:r>
              <w:t>Affected page</w:t>
            </w:r>
          </w:p>
        </w:tc>
      </w:tr>
      <w:tr w:rsidR="004B6649" w14:paraId="070DF1E4" w14:textId="77777777">
        <w:tc>
          <w:tcPr>
            <w:tcW w:w="0" w:type="auto"/>
          </w:tcPr>
          <w:p w14:paraId="0D8D901B" w14:textId="77777777" w:rsidR="004B6649" w:rsidRDefault="00A84654">
            <w:pPr>
              <w:pStyle w:val="Compact"/>
            </w:pPr>
            <w:r>
              <w:t>Description</w:t>
            </w:r>
          </w:p>
        </w:tc>
        <w:tc>
          <w:tcPr>
            <w:tcW w:w="0" w:type="auto"/>
          </w:tcPr>
          <w:p w14:paraId="0ADE23BE" w14:textId="77777777" w:rsidR="004B6649" w:rsidRDefault="00A84654">
            <w:pPr>
              <w:pStyle w:val="Compact"/>
            </w:pPr>
            <w:r>
              <w:t>Issue description</w:t>
            </w:r>
          </w:p>
        </w:tc>
      </w:tr>
      <w:tr w:rsidR="004B6649" w14:paraId="4EEAD408" w14:textId="77777777">
        <w:tc>
          <w:tcPr>
            <w:tcW w:w="0" w:type="auto"/>
          </w:tcPr>
          <w:p w14:paraId="3D055E57" w14:textId="77777777" w:rsidR="004B6649" w:rsidRDefault="00A84654">
            <w:pPr>
              <w:pStyle w:val="Compact"/>
            </w:pPr>
            <w:r>
              <w:t>Attachment</w:t>
            </w:r>
          </w:p>
        </w:tc>
        <w:tc>
          <w:tcPr>
            <w:tcW w:w="0" w:type="auto"/>
          </w:tcPr>
          <w:p w14:paraId="12011762" w14:textId="77777777" w:rsidR="004B6649" w:rsidRDefault="00A84654">
            <w:pPr>
              <w:pStyle w:val="Compact"/>
            </w:pPr>
            <w:r>
              <w:t>Supporting files</w:t>
            </w:r>
          </w:p>
        </w:tc>
      </w:tr>
      <w:tr w:rsidR="004B6649" w14:paraId="26165D67" w14:textId="77777777">
        <w:tc>
          <w:tcPr>
            <w:tcW w:w="0" w:type="auto"/>
          </w:tcPr>
          <w:p w14:paraId="21D5110C" w14:textId="77777777" w:rsidR="004B6649" w:rsidRDefault="00A84654">
            <w:pPr>
              <w:pStyle w:val="Compact"/>
            </w:pPr>
            <w:r>
              <w:t>Severity</w:t>
            </w:r>
          </w:p>
        </w:tc>
        <w:tc>
          <w:tcPr>
            <w:tcW w:w="0" w:type="auto"/>
          </w:tcPr>
          <w:p w14:paraId="05FBC08C" w14:textId="77777777" w:rsidR="004B6649" w:rsidRDefault="00A84654">
            <w:pPr>
              <w:pStyle w:val="Compact"/>
            </w:pPr>
            <w:r>
              <w:t>Issue severity level</w:t>
            </w:r>
          </w:p>
        </w:tc>
      </w:tr>
    </w:tbl>
    <w:p w14:paraId="430A0824" w14:textId="77777777" w:rsidR="004B6649" w:rsidRDefault="00A84654">
      <w:pPr>
        <w:pStyle w:val="Heading3"/>
      </w:pPr>
      <w:bookmarkStart w:id="143" w:name="view-ticket-functionality"/>
      <w:bookmarkEnd w:id="142"/>
      <w:r>
        <w:t>9.3 View Ticket Functionality</w:t>
      </w:r>
    </w:p>
    <w:p w14:paraId="72E7311B" w14:textId="77777777" w:rsidR="004B6649" w:rsidRDefault="00A84654">
      <w:pPr>
        <w:pStyle w:val="Compact"/>
        <w:numPr>
          <w:ilvl w:val="0"/>
          <w:numId w:val="15"/>
        </w:numPr>
      </w:pPr>
      <w:r>
        <w:t>View Ticket link seen on Home page</w:t>
      </w:r>
    </w:p>
    <w:p w14:paraId="2A53C575" w14:textId="77777777" w:rsidR="004B6649" w:rsidRDefault="00A84654">
      <w:pPr>
        <w:pStyle w:val="Compact"/>
        <w:numPr>
          <w:ilvl w:val="0"/>
          <w:numId w:val="15"/>
        </w:numPr>
      </w:pPr>
      <w:r>
        <w:t>Click on pen icon in Ticket report to edit ticket details and u</w:t>
      </w:r>
      <w:r>
        <w:t>pdate:</w:t>
      </w:r>
    </w:p>
    <w:p w14:paraId="6ACADBAA" w14:textId="77777777" w:rsidR="004B6649" w:rsidRDefault="00A84654">
      <w:pPr>
        <w:pStyle w:val="Compact"/>
        <w:numPr>
          <w:ilvl w:val="1"/>
          <w:numId w:val="16"/>
        </w:numPr>
      </w:pPr>
      <w:r>
        <w:t>Impact analysis</w:t>
      </w:r>
    </w:p>
    <w:p w14:paraId="0359F183" w14:textId="77777777" w:rsidR="004B6649" w:rsidRDefault="00A84654">
      <w:pPr>
        <w:pStyle w:val="Compact"/>
        <w:numPr>
          <w:ilvl w:val="1"/>
          <w:numId w:val="16"/>
        </w:numPr>
      </w:pPr>
      <w:r>
        <w:t>Change approval</w:t>
      </w:r>
    </w:p>
    <w:p w14:paraId="2C92DFAB" w14:textId="77777777" w:rsidR="004B6649" w:rsidRDefault="00A84654">
      <w:pPr>
        <w:pStyle w:val="Compact"/>
        <w:numPr>
          <w:ilvl w:val="1"/>
          <w:numId w:val="16"/>
        </w:numPr>
      </w:pPr>
      <w:r>
        <w:t>Preventive action</w:t>
      </w:r>
    </w:p>
    <w:p w14:paraId="199B7BFD" w14:textId="77777777" w:rsidR="004B6649" w:rsidRDefault="00A84654">
      <w:pPr>
        <w:pStyle w:val="Heading3"/>
      </w:pPr>
      <w:bookmarkStart w:id="144" w:name="ticket-administration"/>
      <w:bookmarkEnd w:id="143"/>
      <w:r>
        <w:lastRenderedPageBreak/>
        <w:t>9.4 Ticket Administration</w:t>
      </w:r>
    </w:p>
    <w:p w14:paraId="7CF05CB8" w14:textId="77777777" w:rsidR="004B6649" w:rsidRDefault="00A84654">
      <w:pPr>
        <w:pStyle w:val="FirstParagraph"/>
      </w:pPr>
      <w:r>
        <w:t>DataTrial admin should have provision to: - Edit ticket details - Update Impact analysis - Change approval - Preventive action</w:t>
      </w:r>
    </w:p>
    <w:p w14:paraId="2C21E772" w14:textId="77777777" w:rsidR="004B6649" w:rsidRDefault="00A84654">
      <w:r>
        <w:pict w14:anchorId="2319A418">
          <v:rect id="_x0000_i1036" style="width:0;height:1.5pt" o:hralign="center" o:hrstd="t" o:hr="t"/>
        </w:pict>
      </w:r>
    </w:p>
    <w:p w14:paraId="2BB8C9C5" w14:textId="77777777" w:rsidR="004B6649" w:rsidRDefault="00A84654">
      <w:pPr>
        <w:pStyle w:val="Heading2"/>
      </w:pPr>
      <w:bookmarkStart w:id="145" w:name="appendices"/>
      <w:bookmarkEnd w:id="140"/>
      <w:bookmarkEnd w:id="144"/>
      <w:r>
        <w:t>10. Appendices</w:t>
      </w:r>
    </w:p>
    <w:p w14:paraId="6B215DBC" w14:textId="77777777" w:rsidR="004B6649" w:rsidRDefault="00A84654">
      <w:pPr>
        <w:pStyle w:val="Heading3"/>
      </w:pPr>
      <w:bookmarkStart w:id="146" w:name="appendix-a-glossary"/>
      <w:r>
        <w:t>Appendix A: Glossary</w:t>
      </w:r>
    </w:p>
    <w:tbl>
      <w:tblPr>
        <w:tblStyle w:val="Table"/>
        <w:tblW w:w="0" w:type="auto"/>
        <w:tblLook w:val="0020" w:firstRow="1" w:lastRow="0" w:firstColumn="0" w:lastColumn="0" w:noHBand="0" w:noVBand="0"/>
      </w:tblPr>
      <w:tblGrid>
        <w:gridCol w:w="1753"/>
        <w:gridCol w:w="4331"/>
      </w:tblGrid>
      <w:tr w:rsidR="004B6649" w14:paraId="00786F89"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7A15E6F6" w14:textId="77777777" w:rsidR="004B6649" w:rsidRDefault="00A84654">
            <w:pPr>
              <w:pStyle w:val="Compact"/>
            </w:pPr>
            <w:r>
              <w:t>Term</w:t>
            </w:r>
          </w:p>
        </w:tc>
        <w:tc>
          <w:tcPr>
            <w:tcW w:w="0" w:type="auto"/>
          </w:tcPr>
          <w:p w14:paraId="354A5A56" w14:textId="77777777" w:rsidR="004B6649" w:rsidRDefault="00A84654">
            <w:pPr>
              <w:pStyle w:val="Compact"/>
            </w:pPr>
            <w:r>
              <w:t>Definition</w:t>
            </w:r>
          </w:p>
        </w:tc>
      </w:tr>
      <w:tr w:rsidR="004B6649" w14:paraId="0D68BBBB" w14:textId="77777777">
        <w:tc>
          <w:tcPr>
            <w:tcW w:w="0" w:type="auto"/>
          </w:tcPr>
          <w:p w14:paraId="275B8987" w14:textId="77777777" w:rsidR="004B6649" w:rsidRDefault="00A84654">
            <w:pPr>
              <w:pStyle w:val="Compact"/>
            </w:pPr>
            <w:r>
              <w:t>EDC</w:t>
            </w:r>
          </w:p>
        </w:tc>
        <w:tc>
          <w:tcPr>
            <w:tcW w:w="0" w:type="auto"/>
          </w:tcPr>
          <w:p w14:paraId="7DB7C0B4" w14:textId="77777777" w:rsidR="004B6649" w:rsidRDefault="00A84654">
            <w:pPr>
              <w:pStyle w:val="Compact"/>
            </w:pPr>
            <w:r>
              <w:t>Electronic Data Capture</w:t>
            </w:r>
          </w:p>
        </w:tc>
      </w:tr>
      <w:tr w:rsidR="004B6649" w14:paraId="57A1BE4B" w14:textId="77777777">
        <w:tc>
          <w:tcPr>
            <w:tcW w:w="0" w:type="auto"/>
          </w:tcPr>
          <w:p w14:paraId="05F6BA3F" w14:textId="77777777" w:rsidR="004B6649" w:rsidRDefault="00A84654">
            <w:pPr>
              <w:pStyle w:val="Compact"/>
            </w:pPr>
            <w:r>
              <w:t>IWRS</w:t>
            </w:r>
          </w:p>
        </w:tc>
        <w:tc>
          <w:tcPr>
            <w:tcW w:w="0" w:type="auto"/>
          </w:tcPr>
          <w:p w14:paraId="6553B709" w14:textId="77777777" w:rsidR="004B6649" w:rsidRDefault="00A84654">
            <w:pPr>
              <w:pStyle w:val="Compact"/>
            </w:pPr>
            <w:r>
              <w:t>Interactive Web Response System</w:t>
            </w:r>
          </w:p>
        </w:tc>
      </w:tr>
      <w:tr w:rsidR="004B6649" w14:paraId="75D32E04" w14:textId="77777777">
        <w:tc>
          <w:tcPr>
            <w:tcW w:w="0" w:type="auto"/>
          </w:tcPr>
          <w:p w14:paraId="730E1DE8" w14:textId="77777777" w:rsidR="004B6649" w:rsidRDefault="00A84654">
            <w:pPr>
              <w:pStyle w:val="Compact"/>
            </w:pPr>
            <w:r>
              <w:t>CRF</w:t>
            </w:r>
          </w:p>
        </w:tc>
        <w:tc>
          <w:tcPr>
            <w:tcW w:w="0" w:type="auto"/>
          </w:tcPr>
          <w:p w14:paraId="7F9E453D" w14:textId="77777777" w:rsidR="004B6649" w:rsidRDefault="00A84654">
            <w:pPr>
              <w:pStyle w:val="Compact"/>
            </w:pPr>
            <w:r>
              <w:t>Case Report Form</w:t>
            </w:r>
          </w:p>
        </w:tc>
      </w:tr>
      <w:tr w:rsidR="004B6649" w14:paraId="27B7844F" w14:textId="77777777">
        <w:tc>
          <w:tcPr>
            <w:tcW w:w="0" w:type="auto"/>
          </w:tcPr>
          <w:p w14:paraId="41994F35" w14:textId="77777777" w:rsidR="004B6649" w:rsidRDefault="00A84654">
            <w:pPr>
              <w:pStyle w:val="Compact"/>
            </w:pPr>
            <w:r>
              <w:t>CRA</w:t>
            </w:r>
          </w:p>
        </w:tc>
        <w:tc>
          <w:tcPr>
            <w:tcW w:w="0" w:type="auto"/>
          </w:tcPr>
          <w:p w14:paraId="3180728E" w14:textId="77777777" w:rsidR="004B6649" w:rsidRDefault="00A84654">
            <w:pPr>
              <w:pStyle w:val="Compact"/>
            </w:pPr>
            <w:r>
              <w:t>Clinical Research Associate</w:t>
            </w:r>
          </w:p>
        </w:tc>
      </w:tr>
      <w:tr w:rsidR="004B6649" w14:paraId="4F355977" w14:textId="77777777">
        <w:tc>
          <w:tcPr>
            <w:tcW w:w="0" w:type="auto"/>
          </w:tcPr>
          <w:p w14:paraId="465B928E" w14:textId="77777777" w:rsidR="004B6649" w:rsidRDefault="00A84654">
            <w:pPr>
              <w:pStyle w:val="Compact"/>
            </w:pPr>
            <w:r>
              <w:t>CRC</w:t>
            </w:r>
          </w:p>
        </w:tc>
        <w:tc>
          <w:tcPr>
            <w:tcW w:w="0" w:type="auto"/>
          </w:tcPr>
          <w:p w14:paraId="421232D8" w14:textId="77777777" w:rsidR="004B6649" w:rsidRDefault="00A84654">
            <w:pPr>
              <w:pStyle w:val="Compact"/>
            </w:pPr>
            <w:r>
              <w:t>Clinical Research Coordinator</w:t>
            </w:r>
          </w:p>
        </w:tc>
      </w:tr>
      <w:tr w:rsidR="004B6649" w14:paraId="4CF5E737" w14:textId="77777777">
        <w:tc>
          <w:tcPr>
            <w:tcW w:w="0" w:type="auto"/>
          </w:tcPr>
          <w:p w14:paraId="4CB611A2" w14:textId="77777777" w:rsidR="004B6649" w:rsidRDefault="00A84654">
            <w:pPr>
              <w:pStyle w:val="Compact"/>
            </w:pPr>
            <w:r>
              <w:t>DM</w:t>
            </w:r>
          </w:p>
        </w:tc>
        <w:tc>
          <w:tcPr>
            <w:tcW w:w="0" w:type="auto"/>
          </w:tcPr>
          <w:p w14:paraId="7FCF40CD" w14:textId="77777777" w:rsidR="004B6649" w:rsidRDefault="00A84654">
            <w:pPr>
              <w:pStyle w:val="Compact"/>
            </w:pPr>
            <w:r>
              <w:t>Data Manager</w:t>
            </w:r>
          </w:p>
        </w:tc>
      </w:tr>
      <w:tr w:rsidR="004B6649" w14:paraId="6FF11383" w14:textId="77777777">
        <w:tc>
          <w:tcPr>
            <w:tcW w:w="0" w:type="auto"/>
          </w:tcPr>
          <w:p w14:paraId="10B414CE" w14:textId="77777777" w:rsidR="004B6649" w:rsidRDefault="00A84654">
            <w:pPr>
              <w:pStyle w:val="Compact"/>
            </w:pPr>
            <w:r>
              <w:t>PI</w:t>
            </w:r>
          </w:p>
        </w:tc>
        <w:tc>
          <w:tcPr>
            <w:tcW w:w="0" w:type="auto"/>
          </w:tcPr>
          <w:p w14:paraId="678EE4EC" w14:textId="77777777" w:rsidR="004B6649" w:rsidRDefault="00A84654">
            <w:pPr>
              <w:pStyle w:val="Compact"/>
            </w:pPr>
            <w:r>
              <w:t>Principal Investigator</w:t>
            </w:r>
          </w:p>
        </w:tc>
      </w:tr>
      <w:tr w:rsidR="004B6649" w14:paraId="22AF82F7" w14:textId="77777777">
        <w:tc>
          <w:tcPr>
            <w:tcW w:w="0" w:type="auto"/>
          </w:tcPr>
          <w:p w14:paraId="0E868A5E" w14:textId="77777777" w:rsidR="004B6649" w:rsidRDefault="00A84654">
            <w:pPr>
              <w:pStyle w:val="Compact"/>
            </w:pPr>
            <w:r>
              <w:t>PM</w:t>
            </w:r>
          </w:p>
        </w:tc>
        <w:tc>
          <w:tcPr>
            <w:tcW w:w="0" w:type="auto"/>
          </w:tcPr>
          <w:p w14:paraId="5A7702B3" w14:textId="77777777" w:rsidR="004B6649" w:rsidRDefault="00A84654">
            <w:pPr>
              <w:pStyle w:val="Compact"/>
            </w:pPr>
            <w:r>
              <w:t>Project Manager</w:t>
            </w:r>
          </w:p>
        </w:tc>
      </w:tr>
      <w:tr w:rsidR="004B6649" w14:paraId="11BB29FA" w14:textId="77777777">
        <w:tc>
          <w:tcPr>
            <w:tcW w:w="0" w:type="auto"/>
          </w:tcPr>
          <w:p w14:paraId="424013D3" w14:textId="77777777" w:rsidR="004B6649" w:rsidRDefault="00A84654">
            <w:pPr>
              <w:pStyle w:val="Compact"/>
            </w:pPr>
            <w:r>
              <w:t>IP</w:t>
            </w:r>
          </w:p>
        </w:tc>
        <w:tc>
          <w:tcPr>
            <w:tcW w:w="0" w:type="auto"/>
          </w:tcPr>
          <w:p w14:paraId="2F45542E" w14:textId="77777777" w:rsidR="004B6649" w:rsidRDefault="00A84654">
            <w:pPr>
              <w:pStyle w:val="Compact"/>
            </w:pPr>
            <w:r>
              <w:t>Investigational Product</w:t>
            </w:r>
          </w:p>
        </w:tc>
      </w:tr>
      <w:tr w:rsidR="004B6649" w14:paraId="3743EDD9" w14:textId="77777777">
        <w:tc>
          <w:tcPr>
            <w:tcW w:w="0" w:type="auto"/>
          </w:tcPr>
          <w:p w14:paraId="54461750" w14:textId="77777777" w:rsidR="004B6649" w:rsidRDefault="00A84654">
            <w:pPr>
              <w:pStyle w:val="Compact"/>
            </w:pPr>
            <w:r>
              <w:t>SDV</w:t>
            </w:r>
          </w:p>
        </w:tc>
        <w:tc>
          <w:tcPr>
            <w:tcW w:w="0" w:type="auto"/>
          </w:tcPr>
          <w:p w14:paraId="1FF93A72" w14:textId="77777777" w:rsidR="004B6649" w:rsidRDefault="00A84654">
            <w:pPr>
              <w:pStyle w:val="Compact"/>
            </w:pPr>
            <w:r>
              <w:t>Source Data Verification</w:t>
            </w:r>
          </w:p>
        </w:tc>
      </w:tr>
      <w:tr w:rsidR="004B6649" w14:paraId="49D9E55A" w14:textId="77777777">
        <w:tc>
          <w:tcPr>
            <w:tcW w:w="0" w:type="auto"/>
          </w:tcPr>
          <w:p w14:paraId="44086DC8" w14:textId="77777777" w:rsidR="004B6649" w:rsidRDefault="00A84654">
            <w:pPr>
              <w:pStyle w:val="Compact"/>
            </w:pPr>
            <w:r>
              <w:t>ICH</w:t>
            </w:r>
          </w:p>
        </w:tc>
        <w:tc>
          <w:tcPr>
            <w:tcW w:w="0" w:type="auto"/>
          </w:tcPr>
          <w:p w14:paraId="1268643B" w14:textId="77777777" w:rsidR="004B6649" w:rsidRDefault="00A84654">
            <w:pPr>
              <w:pStyle w:val="Compact"/>
            </w:pPr>
            <w:r>
              <w:t>International Council for Harmonisation</w:t>
            </w:r>
          </w:p>
        </w:tc>
      </w:tr>
      <w:tr w:rsidR="004B6649" w14:paraId="3F428F97" w14:textId="77777777">
        <w:tc>
          <w:tcPr>
            <w:tcW w:w="0" w:type="auto"/>
          </w:tcPr>
          <w:p w14:paraId="47409732" w14:textId="77777777" w:rsidR="004B6649" w:rsidRDefault="00A84654">
            <w:pPr>
              <w:pStyle w:val="Compact"/>
            </w:pPr>
            <w:r>
              <w:t>GCP</w:t>
            </w:r>
          </w:p>
        </w:tc>
        <w:tc>
          <w:tcPr>
            <w:tcW w:w="0" w:type="auto"/>
          </w:tcPr>
          <w:p w14:paraId="13F5296A" w14:textId="77777777" w:rsidR="004B6649" w:rsidRDefault="00A84654">
            <w:pPr>
              <w:pStyle w:val="Compact"/>
            </w:pPr>
            <w:r>
              <w:t>Good Clinical Practice</w:t>
            </w:r>
          </w:p>
        </w:tc>
      </w:tr>
      <w:tr w:rsidR="004B6649" w14:paraId="3B3CAA49" w14:textId="77777777">
        <w:tc>
          <w:tcPr>
            <w:tcW w:w="0" w:type="auto"/>
          </w:tcPr>
          <w:p w14:paraId="778B63A7" w14:textId="77777777" w:rsidR="004B6649" w:rsidRDefault="00A84654">
            <w:pPr>
              <w:pStyle w:val="Compact"/>
            </w:pPr>
            <w:r>
              <w:t>21 CFR Part 11</w:t>
            </w:r>
          </w:p>
        </w:tc>
        <w:tc>
          <w:tcPr>
            <w:tcW w:w="0" w:type="auto"/>
          </w:tcPr>
          <w:p w14:paraId="397AE8AB" w14:textId="77777777" w:rsidR="004B6649" w:rsidRDefault="00A84654">
            <w:pPr>
              <w:pStyle w:val="Compact"/>
            </w:pPr>
            <w:r>
              <w:t>FDA regulations for electronic records</w:t>
            </w:r>
          </w:p>
        </w:tc>
      </w:tr>
      <w:tr w:rsidR="004B6649" w14:paraId="49743555" w14:textId="77777777">
        <w:tc>
          <w:tcPr>
            <w:tcW w:w="0" w:type="auto"/>
          </w:tcPr>
          <w:p w14:paraId="215D74E8" w14:textId="77777777" w:rsidR="004B6649" w:rsidRDefault="00A84654">
            <w:pPr>
              <w:pStyle w:val="Compact"/>
            </w:pPr>
            <w:r>
              <w:t>EOT</w:t>
            </w:r>
          </w:p>
        </w:tc>
        <w:tc>
          <w:tcPr>
            <w:tcW w:w="0" w:type="auto"/>
          </w:tcPr>
          <w:p w14:paraId="195ABF93" w14:textId="77777777" w:rsidR="004B6649" w:rsidRDefault="00A84654">
            <w:pPr>
              <w:pStyle w:val="Compact"/>
            </w:pPr>
            <w:r>
              <w:t>End of Treatment</w:t>
            </w:r>
          </w:p>
        </w:tc>
      </w:tr>
      <w:tr w:rsidR="004B6649" w14:paraId="318AA876" w14:textId="77777777">
        <w:tc>
          <w:tcPr>
            <w:tcW w:w="0" w:type="auto"/>
          </w:tcPr>
          <w:p w14:paraId="0A2EC9EF" w14:textId="77777777" w:rsidR="004B6649" w:rsidRDefault="00A84654">
            <w:pPr>
              <w:pStyle w:val="Compact"/>
            </w:pPr>
            <w:r>
              <w:t>EOS</w:t>
            </w:r>
          </w:p>
        </w:tc>
        <w:tc>
          <w:tcPr>
            <w:tcW w:w="0" w:type="auto"/>
          </w:tcPr>
          <w:p w14:paraId="40059750" w14:textId="77777777" w:rsidR="004B6649" w:rsidRDefault="00A84654">
            <w:pPr>
              <w:pStyle w:val="Compact"/>
            </w:pPr>
            <w:r>
              <w:t>End of Study</w:t>
            </w:r>
          </w:p>
        </w:tc>
      </w:tr>
      <w:tr w:rsidR="004B6649" w14:paraId="7EB4B38F" w14:textId="77777777">
        <w:tc>
          <w:tcPr>
            <w:tcW w:w="0" w:type="auto"/>
          </w:tcPr>
          <w:p w14:paraId="2F6D8CE3" w14:textId="77777777" w:rsidR="004B6649" w:rsidRDefault="00A84654">
            <w:pPr>
              <w:pStyle w:val="Compact"/>
            </w:pPr>
            <w:r>
              <w:t>FUP</w:t>
            </w:r>
          </w:p>
        </w:tc>
        <w:tc>
          <w:tcPr>
            <w:tcW w:w="0" w:type="auto"/>
          </w:tcPr>
          <w:p w14:paraId="18C2A806" w14:textId="77777777" w:rsidR="004B6649" w:rsidRDefault="00A84654">
            <w:pPr>
              <w:pStyle w:val="Compact"/>
            </w:pPr>
            <w:r>
              <w:t>Follow-Up</w:t>
            </w:r>
          </w:p>
        </w:tc>
      </w:tr>
      <w:tr w:rsidR="004B6649" w14:paraId="1FB9644A" w14:textId="77777777">
        <w:tc>
          <w:tcPr>
            <w:tcW w:w="0" w:type="auto"/>
          </w:tcPr>
          <w:p w14:paraId="75597CCB" w14:textId="77777777" w:rsidR="004B6649" w:rsidRDefault="00A84654">
            <w:pPr>
              <w:pStyle w:val="Compact"/>
            </w:pPr>
            <w:r>
              <w:t>SAE</w:t>
            </w:r>
          </w:p>
        </w:tc>
        <w:tc>
          <w:tcPr>
            <w:tcW w:w="0" w:type="auto"/>
          </w:tcPr>
          <w:p w14:paraId="05155DBA" w14:textId="77777777" w:rsidR="004B6649" w:rsidRDefault="00A84654">
            <w:pPr>
              <w:pStyle w:val="Compact"/>
            </w:pPr>
            <w:r>
              <w:t>Serious Adverse Event</w:t>
            </w:r>
          </w:p>
        </w:tc>
      </w:tr>
      <w:tr w:rsidR="004B6649" w14:paraId="1D63DE24" w14:textId="77777777">
        <w:tc>
          <w:tcPr>
            <w:tcW w:w="0" w:type="auto"/>
          </w:tcPr>
          <w:p w14:paraId="26493BCF" w14:textId="77777777" w:rsidR="004B6649" w:rsidRDefault="00A84654">
            <w:pPr>
              <w:pStyle w:val="Compact"/>
            </w:pPr>
            <w:r>
              <w:t>AE</w:t>
            </w:r>
          </w:p>
        </w:tc>
        <w:tc>
          <w:tcPr>
            <w:tcW w:w="0" w:type="auto"/>
          </w:tcPr>
          <w:p w14:paraId="62882E44" w14:textId="77777777" w:rsidR="004B6649" w:rsidRDefault="00A84654">
            <w:pPr>
              <w:pStyle w:val="Compact"/>
            </w:pPr>
            <w:r>
              <w:t>Adverse Event</w:t>
            </w:r>
          </w:p>
        </w:tc>
      </w:tr>
      <w:tr w:rsidR="004B6649" w14:paraId="24DD5669" w14:textId="77777777">
        <w:tc>
          <w:tcPr>
            <w:tcW w:w="0" w:type="auto"/>
          </w:tcPr>
          <w:p w14:paraId="1B4DD316" w14:textId="77777777" w:rsidR="004B6649" w:rsidRDefault="00A84654">
            <w:pPr>
              <w:pStyle w:val="Compact"/>
            </w:pPr>
            <w:r>
              <w:t>CM</w:t>
            </w:r>
          </w:p>
        </w:tc>
        <w:tc>
          <w:tcPr>
            <w:tcW w:w="0" w:type="auto"/>
          </w:tcPr>
          <w:p w14:paraId="13A7BBD3" w14:textId="77777777" w:rsidR="004B6649" w:rsidRDefault="00A84654">
            <w:pPr>
              <w:pStyle w:val="Compact"/>
            </w:pPr>
            <w:r>
              <w:t>Concomitant Medications</w:t>
            </w:r>
          </w:p>
        </w:tc>
      </w:tr>
      <w:tr w:rsidR="004B6649" w14:paraId="4C3D42D4" w14:textId="77777777">
        <w:tc>
          <w:tcPr>
            <w:tcW w:w="0" w:type="auto"/>
          </w:tcPr>
          <w:p w14:paraId="5A48BBEE" w14:textId="77777777" w:rsidR="004B6649" w:rsidRDefault="00A84654">
            <w:pPr>
              <w:pStyle w:val="Compact"/>
            </w:pPr>
            <w:r>
              <w:t>LOV</w:t>
            </w:r>
          </w:p>
        </w:tc>
        <w:tc>
          <w:tcPr>
            <w:tcW w:w="0" w:type="auto"/>
          </w:tcPr>
          <w:p w14:paraId="335E85BC" w14:textId="77777777" w:rsidR="004B6649" w:rsidRDefault="00A84654">
            <w:pPr>
              <w:pStyle w:val="Compact"/>
            </w:pPr>
            <w:r>
              <w:t>List of Values</w:t>
            </w:r>
          </w:p>
        </w:tc>
      </w:tr>
      <w:tr w:rsidR="004B6649" w14:paraId="37836056" w14:textId="77777777">
        <w:tc>
          <w:tcPr>
            <w:tcW w:w="0" w:type="auto"/>
          </w:tcPr>
          <w:p w14:paraId="6539AE6F" w14:textId="77777777" w:rsidR="004B6649" w:rsidRDefault="00A84654">
            <w:pPr>
              <w:pStyle w:val="Compact"/>
            </w:pPr>
            <w:r>
              <w:t>QA</w:t>
            </w:r>
          </w:p>
        </w:tc>
        <w:tc>
          <w:tcPr>
            <w:tcW w:w="0" w:type="auto"/>
          </w:tcPr>
          <w:p w14:paraId="70E5B5FB" w14:textId="77777777" w:rsidR="004B6649" w:rsidRDefault="00A84654">
            <w:pPr>
              <w:pStyle w:val="Compact"/>
            </w:pPr>
            <w:r>
              <w:t>Quality Assurance</w:t>
            </w:r>
          </w:p>
        </w:tc>
      </w:tr>
      <w:tr w:rsidR="004B6649" w14:paraId="411AFAB2" w14:textId="77777777">
        <w:tc>
          <w:tcPr>
            <w:tcW w:w="0" w:type="auto"/>
          </w:tcPr>
          <w:p w14:paraId="46138A59" w14:textId="77777777" w:rsidR="004B6649" w:rsidRDefault="00A84654">
            <w:pPr>
              <w:pStyle w:val="Compact"/>
            </w:pPr>
            <w:r>
              <w:t>TRF</w:t>
            </w:r>
          </w:p>
        </w:tc>
        <w:tc>
          <w:tcPr>
            <w:tcW w:w="0" w:type="auto"/>
          </w:tcPr>
          <w:p w14:paraId="76AF60A1" w14:textId="77777777" w:rsidR="004B6649" w:rsidRDefault="00A84654">
            <w:pPr>
              <w:pStyle w:val="Compact"/>
            </w:pPr>
            <w:r>
              <w:t>Test Requisition Form</w:t>
            </w:r>
          </w:p>
        </w:tc>
      </w:tr>
      <w:tr w:rsidR="004B6649" w14:paraId="788EE0B9" w14:textId="77777777">
        <w:tc>
          <w:tcPr>
            <w:tcW w:w="0" w:type="auto"/>
          </w:tcPr>
          <w:p w14:paraId="43106265" w14:textId="77777777" w:rsidR="004B6649" w:rsidRDefault="00A84654">
            <w:pPr>
              <w:pStyle w:val="Compact"/>
            </w:pPr>
            <w:r>
              <w:t>LAR</w:t>
            </w:r>
          </w:p>
        </w:tc>
        <w:tc>
          <w:tcPr>
            <w:tcW w:w="0" w:type="auto"/>
          </w:tcPr>
          <w:p w14:paraId="669B8D76" w14:textId="77777777" w:rsidR="004B6649" w:rsidRDefault="00A84654">
            <w:pPr>
              <w:pStyle w:val="Compact"/>
            </w:pPr>
            <w:r>
              <w:t>Legally Authorized Representative</w:t>
            </w:r>
          </w:p>
        </w:tc>
      </w:tr>
      <w:tr w:rsidR="004B6649" w14:paraId="31E52015" w14:textId="77777777">
        <w:tc>
          <w:tcPr>
            <w:tcW w:w="0" w:type="auto"/>
          </w:tcPr>
          <w:p w14:paraId="1C5018E3" w14:textId="77777777" w:rsidR="004B6649" w:rsidRDefault="00A84654">
            <w:pPr>
              <w:pStyle w:val="Compact"/>
            </w:pPr>
            <w:r>
              <w:t>IW</w:t>
            </w:r>
          </w:p>
        </w:tc>
        <w:tc>
          <w:tcPr>
            <w:tcW w:w="0" w:type="auto"/>
          </w:tcPr>
          <w:p w14:paraId="47D783B9" w14:textId="77777777" w:rsidR="004B6649" w:rsidRDefault="00A84654">
            <w:pPr>
              <w:pStyle w:val="Compact"/>
            </w:pPr>
            <w:r>
              <w:t>Impartial Witness</w:t>
            </w:r>
          </w:p>
        </w:tc>
      </w:tr>
      <w:tr w:rsidR="004B6649" w14:paraId="59BEC2DE" w14:textId="77777777">
        <w:tc>
          <w:tcPr>
            <w:tcW w:w="0" w:type="auto"/>
          </w:tcPr>
          <w:p w14:paraId="3E0C913B" w14:textId="77777777" w:rsidR="004B6649" w:rsidRDefault="00A84654">
            <w:pPr>
              <w:pStyle w:val="Compact"/>
            </w:pPr>
            <w:r>
              <w:t>ACRF</w:t>
            </w:r>
          </w:p>
        </w:tc>
        <w:tc>
          <w:tcPr>
            <w:tcW w:w="0" w:type="auto"/>
          </w:tcPr>
          <w:p w14:paraId="032C68D7" w14:textId="77777777" w:rsidR="004B6649" w:rsidRDefault="00A84654">
            <w:pPr>
              <w:pStyle w:val="Compact"/>
            </w:pPr>
            <w:r>
              <w:t>Annotated Case Report Form</w:t>
            </w:r>
          </w:p>
        </w:tc>
      </w:tr>
      <w:tr w:rsidR="004B6649" w14:paraId="3744872C" w14:textId="77777777">
        <w:tc>
          <w:tcPr>
            <w:tcW w:w="0" w:type="auto"/>
          </w:tcPr>
          <w:p w14:paraId="0646926D" w14:textId="77777777" w:rsidR="004B6649" w:rsidRDefault="00A84654">
            <w:pPr>
              <w:pStyle w:val="Compact"/>
            </w:pPr>
            <w:r>
              <w:t>ECRF</w:t>
            </w:r>
          </w:p>
        </w:tc>
        <w:tc>
          <w:tcPr>
            <w:tcW w:w="0" w:type="auto"/>
          </w:tcPr>
          <w:p w14:paraId="5C6C068F" w14:textId="77777777" w:rsidR="004B6649" w:rsidRDefault="00A84654">
            <w:pPr>
              <w:pStyle w:val="Compact"/>
            </w:pPr>
            <w:r>
              <w:t>Electronic Case Report Form</w:t>
            </w:r>
          </w:p>
        </w:tc>
      </w:tr>
      <w:tr w:rsidR="004B6649" w14:paraId="71300796" w14:textId="77777777">
        <w:tc>
          <w:tcPr>
            <w:tcW w:w="0" w:type="auto"/>
          </w:tcPr>
          <w:p w14:paraId="5B027A0D" w14:textId="77777777" w:rsidR="004B6649" w:rsidRDefault="00A84654">
            <w:pPr>
              <w:pStyle w:val="Compact"/>
            </w:pPr>
            <w:r>
              <w:t>BMI</w:t>
            </w:r>
          </w:p>
        </w:tc>
        <w:tc>
          <w:tcPr>
            <w:tcW w:w="0" w:type="auto"/>
          </w:tcPr>
          <w:p w14:paraId="0911211D" w14:textId="77777777" w:rsidR="004B6649" w:rsidRDefault="00A84654">
            <w:pPr>
              <w:pStyle w:val="Compact"/>
            </w:pPr>
            <w:r>
              <w:t>Body Mass Index</w:t>
            </w:r>
          </w:p>
        </w:tc>
      </w:tr>
      <w:tr w:rsidR="004B6649" w14:paraId="65F9ACAD" w14:textId="77777777">
        <w:tc>
          <w:tcPr>
            <w:tcW w:w="0" w:type="auto"/>
          </w:tcPr>
          <w:p w14:paraId="5A9FEC38" w14:textId="77777777" w:rsidR="004B6649" w:rsidRDefault="00A84654">
            <w:pPr>
              <w:pStyle w:val="Compact"/>
            </w:pPr>
            <w:r>
              <w:t>ICF</w:t>
            </w:r>
          </w:p>
        </w:tc>
        <w:tc>
          <w:tcPr>
            <w:tcW w:w="0" w:type="auto"/>
          </w:tcPr>
          <w:p w14:paraId="4435FB62" w14:textId="77777777" w:rsidR="004B6649" w:rsidRDefault="00A84654">
            <w:pPr>
              <w:pStyle w:val="Compact"/>
            </w:pPr>
            <w:r>
              <w:t>Informed Consent Form</w:t>
            </w:r>
          </w:p>
        </w:tc>
      </w:tr>
      <w:tr w:rsidR="004B6649" w14:paraId="377BEDF9" w14:textId="77777777">
        <w:tc>
          <w:tcPr>
            <w:tcW w:w="0" w:type="auto"/>
          </w:tcPr>
          <w:p w14:paraId="36624D07" w14:textId="77777777" w:rsidR="004B6649" w:rsidRDefault="00A84654">
            <w:pPr>
              <w:pStyle w:val="Compact"/>
            </w:pPr>
            <w:r>
              <w:lastRenderedPageBreak/>
              <w:t>MM</w:t>
            </w:r>
          </w:p>
        </w:tc>
        <w:tc>
          <w:tcPr>
            <w:tcW w:w="0" w:type="auto"/>
          </w:tcPr>
          <w:p w14:paraId="7431D9C2" w14:textId="77777777" w:rsidR="004B6649" w:rsidRDefault="00A84654">
            <w:pPr>
              <w:pStyle w:val="Compact"/>
            </w:pPr>
            <w:r>
              <w:t>Medical Monitor</w:t>
            </w:r>
          </w:p>
        </w:tc>
      </w:tr>
      <w:tr w:rsidR="004B6649" w14:paraId="58536CEC" w14:textId="77777777">
        <w:tc>
          <w:tcPr>
            <w:tcW w:w="0" w:type="auto"/>
          </w:tcPr>
          <w:p w14:paraId="28654519" w14:textId="77777777" w:rsidR="004B6649" w:rsidRDefault="00A84654">
            <w:pPr>
              <w:pStyle w:val="Compact"/>
            </w:pPr>
            <w:r>
              <w:t>UAT</w:t>
            </w:r>
          </w:p>
        </w:tc>
        <w:tc>
          <w:tcPr>
            <w:tcW w:w="0" w:type="auto"/>
          </w:tcPr>
          <w:p w14:paraId="5018892D" w14:textId="77777777" w:rsidR="004B6649" w:rsidRDefault="00A84654">
            <w:pPr>
              <w:pStyle w:val="Compact"/>
            </w:pPr>
            <w:r>
              <w:t>User Acceptance Testing</w:t>
            </w:r>
          </w:p>
        </w:tc>
      </w:tr>
      <w:tr w:rsidR="004B6649" w14:paraId="73C5581E" w14:textId="77777777">
        <w:tc>
          <w:tcPr>
            <w:tcW w:w="0" w:type="auto"/>
          </w:tcPr>
          <w:p w14:paraId="138670F4" w14:textId="77777777" w:rsidR="004B6649" w:rsidRDefault="00A84654">
            <w:pPr>
              <w:pStyle w:val="Compact"/>
            </w:pPr>
            <w:r>
              <w:t>IST</w:t>
            </w:r>
          </w:p>
        </w:tc>
        <w:tc>
          <w:tcPr>
            <w:tcW w:w="0" w:type="auto"/>
          </w:tcPr>
          <w:p w14:paraId="27A8049A" w14:textId="77777777" w:rsidR="004B6649" w:rsidRDefault="00A84654">
            <w:pPr>
              <w:pStyle w:val="Compact"/>
            </w:pPr>
            <w:r>
              <w:t>Indian Standard Time</w:t>
            </w:r>
          </w:p>
        </w:tc>
      </w:tr>
    </w:tbl>
    <w:p w14:paraId="74D25E5F" w14:textId="77777777" w:rsidR="004B6649" w:rsidRDefault="00A84654">
      <w:pPr>
        <w:pStyle w:val="Heading3"/>
      </w:pPr>
      <w:bookmarkStart w:id="147" w:name="appendix-b-crf-status-icons-legend"/>
      <w:bookmarkEnd w:id="146"/>
      <w:r>
        <w:t>Appendix B: CRF Status Icons Legend</w:t>
      </w:r>
    </w:p>
    <w:tbl>
      <w:tblPr>
        <w:tblStyle w:val="Table"/>
        <w:tblW w:w="0" w:type="auto"/>
        <w:tblLook w:val="0020" w:firstRow="1" w:lastRow="0" w:firstColumn="0" w:lastColumn="0" w:noHBand="0" w:noVBand="0"/>
      </w:tblPr>
      <w:tblGrid>
        <w:gridCol w:w="2012"/>
        <w:gridCol w:w="2750"/>
      </w:tblGrid>
      <w:tr w:rsidR="004B6649" w14:paraId="1BADC5F5"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457B5CDF" w14:textId="77777777" w:rsidR="004B6649" w:rsidRDefault="00A84654">
            <w:pPr>
              <w:pStyle w:val="Compact"/>
            </w:pPr>
            <w:r>
              <w:t>Icon</w:t>
            </w:r>
          </w:p>
        </w:tc>
        <w:tc>
          <w:tcPr>
            <w:tcW w:w="0" w:type="auto"/>
          </w:tcPr>
          <w:p w14:paraId="28A6A251" w14:textId="77777777" w:rsidR="004B6649" w:rsidRDefault="00A84654">
            <w:pPr>
              <w:pStyle w:val="Compact"/>
            </w:pPr>
            <w:r>
              <w:t>Status</w:t>
            </w:r>
          </w:p>
        </w:tc>
      </w:tr>
      <w:tr w:rsidR="004B6649" w14:paraId="53EF313D" w14:textId="77777777">
        <w:tc>
          <w:tcPr>
            <w:tcW w:w="0" w:type="auto"/>
          </w:tcPr>
          <w:p w14:paraId="74901B3F" w14:textId="77777777" w:rsidR="004B6649" w:rsidRDefault="00A84654">
            <w:pPr>
              <w:pStyle w:val="Compact"/>
            </w:pPr>
            <w:r>
              <w:t>White/Empty</w:t>
            </w:r>
          </w:p>
        </w:tc>
        <w:tc>
          <w:tcPr>
            <w:tcW w:w="0" w:type="auto"/>
          </w:tcPr>
          <w:p w14:paraId="57723885" w14:textId="77777777" w:rsidR="004B6649" w:rsidRDefault="00A84654">
            <w:pPr>
              <w:pStyle w:val="Compact"/>
            </w:pPr>
            <w:r>
              <w:t>Incomplete</w:t>
            </w:r>
          </w:p>
        </w:tc>
      </w:tr>
      <w:tr w:rsidR="004B6649" w14:paraId="1BE78A9D" w14:textId="77777777">
        <w:tc>
          <w:tcPr>
            <w:tcW w:w="0" w:type="auto"/>
          </w:tcPr>
          <w:p w14:paraId="1A40D2B8" w14:textId="77777777" w:rsidR="004B6649" w:rsidRDefault="00A84654">
            <w:pPr>
              <w:pStyle w:val="Compact"/>
            </w:pPr>
            <w:r>
              <w:t>Green checkmark</w:t>
            </w:r>
          </w:p>
        </w:tc>
        <w:tc>
          <w:tcPr>
            <w:tcW w:w="0" w:type="auto"/>
          </w:tcPr>
          <w:p w14:paraId="43E0A35A" w14:textId="77777777" w:rsidR="004B6649" w:rsidRDefault="00A84654">
            <w:pPr>
              <w:pStyle w:val="Compact"/>
            </w:pPr>
            <w:r>
              <w:t>Complete</w:t>
            </w:r>
          </w:p>
        </w:tc>
      </w:tr>
      <w:tr w:rsidR="004B6649" w14:paraId="5B90CF5E" w14:textId="77777777">
        <w:tc>
          <w:tcPr>
            <w:tcW w:w="0" w:type="auto"/>
          </w:tcPr>
          <w:p w14:paraId="1CBD777D" w14:textId="77777777" w:rsidR="004B6649" w:rsidRDefault="00A84654">
            <w:pPr>
              <w:pStyle w:val="Compact"/>
            </w:pPr>
            <w:r>
              <w:t>Blue document</w:t>
            </w:r>
          </w:p>
        </w:tc>
        <w:tc>
          <w:tcPr>
            <w:tcW w:w="0" w:type="auto"/>
          </w:tcPr>
          <w:p w14:paraId="2B9DB0B5" w14:textId="77777777" w:rsidR="004B6649" w:rsidRDefault="00A84654">
            <w:pPr>
              <w:pStyle w:val="Compact"/>
            </w:pPr>
            <w:r>
              <w:t>Data Submitted</w:t>
            </w:r>
          </w:p>
        </w:tc>
      </w:tr>
      <w:tr w:rsidR="004B6649" w14:paraId="7C72E499" w14:textId="77777777">
        <w:tc>
          <w:tcPr>
            <w:tcW w:w="0" w:type="auto"/>
          </w:tcPr>
          <w:p w14:paraId="5D702B27" w14:textId="77777777" w:rsidR="004B6649" w:rsidRDefault="00A84654">
            <w:pPr>
              <w:pStyle w:val="Compact"/>
            </w:pPr>
            <w:r>
              <w:t>Red circle</w:t>
            </w:r>
          </w:p>
        </w:tc>
        <w:tc>
          <w:tcPr>
            <w:tcW w:w="0" w:type="auto"/>
          </w:tcPr>
          <w:p w14:paraId="3334677D" w14:textId="77777777" w:rsidR="004B6649" w:rsidRDefault="00A84654">
            <w:pPr>
              <w:pStyle w:val="Compact"/>
            </w:pPr>
            <w:r>
              <w:t>Query Generated by CRA</w:t>
            </w:r>
          </w:p>
        </w:tc>
      </w:tr>
      <w:tr w:rsidR="004B6649" w14:paraId="106181E7" w14:textId="77777777">
        <w:tc>
          <w:tcPr>
            <w:tcW w:w="0" w:type="auto"/>
          </w:tcPr>
          <w:p w14:paraId="5EB8B8A4" w14:textId="77777777" w:rsidR="004B6649" w:rsidRDefault="00A84654">
            <w:pPr>
              <w:pStyle w:val="Compact"/>
            </w:pPr>
            <w:r>
              <w:t>Blue checkmark</w:t>
            </w:r>
          </w:p>
        </w:tc>
        <w:tc>
          <w:tcPr>
            <w:tcW w:w="0" w:type="auto"/>
          </w:tcPr>
          <w:p w14:paraId="6F905D8B" w14:textId="77777777" w:rsidR="004B6649" w:rsidRDefault="00A84654">
            <w:pPr>
              <w:pStyle w:val="Compact"/>
            </w:pPr>
            <w:r>
              <w:t>SDV</w:t>
            </w:r>
          </w:p>
        </w:tc>
      </w:tr>
      <w:tr w:rsidR="004B6649" w14:paraId="0239ECE0" w14:textId="77777777">
        <w:tc>
          <w:tcPr>
            <w:tcW w:w="0" w:type="auto"/>
          </w:tcPr>
          <w:p w14:paraId="07C13DAF" w14:textId="77777777" w:rsidR="004B6649" w:rsidRDefault="00A84654">
            <w:pPr>
              <w:pStyle w:val="Compact"/>
            </w:pPr>
            <w:r>
              <w:t>Red X</w:t>
            </w:r>
          </w:p>
        </w:tc>
        <w:tc>
          <w:tcPr>
            <w:tcW w:w="0" w:type="auto"/>
          </w:tcPr>
          <w:p w14:paraId="1B680FFC" w14:textId="77777777" w:rsidR="004B6649" w:rsidRDefault="00A84654">
            <w:pPr>
              <w:pStyle w:val="Compact"/>
            </w:pPr>
            <w:r>
              <w:t>UnSDV</w:t>
            </w:r>
          </w:p>
        </w:tc>
      </w:tr>
      <w:tr w:rsidR="004B6649" w14:paraId="48697C6C" w14:textId="77777777">
        <w:tc>
          <w:tcPr>
            <w:tcW w:w="0" w:type="auto"/>
          </w:tcPr>
          <w:p w14:paraId="0340F4F1" w14:textId="77777777" w:rsidR="004B6649" w:rsidRDefault="00A84654">
            <w:pPr>
              <w:pStyle w:val="Compact"/>
            </w:pPr>
            <w:r>
              <w:t>Red X (different)</w:t>
            </w:r>
          </w:p>
        </w:tc>
        <w:tc>
          <w:tcPr>
            <w:tcW w:w="0" w:type="auto"/>
          </w:tcPr>
          <w:p w14:paraId="6E01716E" w14:textId="77777777" w:rsidR="004B6649" w:rsidRDefault="00A84654">
            <w:pPr>
              <w:pStyle w:val="Compact"/>
            </w:pPr>
            <w:r>
              <w:t>Query Generated by DM</w:t>
            </w:r>
          </w:p>
        </w:tc>
      </w:tr>
      <w:tr w:rsidR="004B6649" w14:paraId="79BAE7F8" w14:textId="77777777">
        <w:tc>
          <w:tcPr>
            <w:tcW w:w="0" w:type="auto"/>
          </w:tcPr>
          <w:p w14:paraId="11D709FD" w14:textId="77777777" w:rsidR="004B6649" w:rsidRDefault="00A84654">
            <w:pPr>
              <w:pStyle w:val="Compact"/>
            </w:pPr>
            <w:r>
              <w:t>Green circle</w:t>
            </w:r>
          </w:p>
        </w:tc>
        <w:tc>
          <w:tcPr>
            <w:tcW w:w="0" w:type="auto"/>
          </w:tcPr>
          <w:p w14:paraId="01A6DEB8" w14:textId="77777777" w:rsidR="004B6649" w:rsidRDefault="00A84654">
            <w:pPr>
              <w:pStyle w:val="Compact"/>
            </w:pPr>
            <w:r>
              <w:t>PI Reviewed</w:t>
            </w:r>
          </w:p>
        </w:tc>
      </w:tr>
      <w:tr w:rsidR="004B6649" w14:paraId="217A6987" w14:textId="77777777">
        <w:tc>
          <w:tcPr>
            <w:tcW w:w="0" w:type="auto"/>
          </w:tcPr>
          <w:p w14:paraId="12621EF7" w14:textId="77777777" w:rsidR="004B6649" w:rsidRDefault="00A84654">
            <w:pPr>
              <w:pStyle w:val="Compact"/>
            </w:pPr>
            <w:r>
              <w:t>Lock icon</w:t>
            </w:r>
          </w:p>
        </w:tc>
        <w:tc>
          <w:tcPr>
            <w:tcW w:w="0" w:type="auto"/>
          </w:tcPr>
          <w:p w14:paraId="594AB123" w14:textId="77777777" w:rsidR="004B6649" w:rsidRDefault="00A84654">
            <w:pPr>
              <w:pStyle w:val="Compact"/>
            </w:pPr>
            <w:r>
              <w:t>Locked</w:t>
            </w:r>
          </w:p>
        </w:tc>
      </w:tr>
      <w:tr w:rsidR="004B6649" w14:paraId="27BEC246" w14:textId="77777777">
        <w:tc>
          <w:tcPr>
            <w:tcW w:w="0" w:type="auto"/>
          </w:tcPr>
          <w:p w14:paraId="702F2367" w14:textId="77777777" w:rsidR="004B6649" w:rsidRDefault="00A84654">
            <w:pPr>
              <w:pStyle w:val="Compact"/>
            </w:pPr>
            <w:r>
              <w:t>Unlock icon</w:t>
            </w:r>
          </w:p>
        </w:tc>
        <w:tc>
          <w:tcPr>
            <w:tcW w:w="0" w:type="auto"/>
          </w:tcPr>
          <w:p w14:paraId="5B6E0B92" w14:textId="77777777" w:rsidR="004B6649" w:rsidRDefault="00A84654">
            <w:pPr>
              <w:pStyle w:val="Compact"/>
            </w:pPr>
            <w:r>
              <w:t>Unlocked</w:t>
            </w:r>
          </w:p>
        </w:tc>
      </w:tr>
    </w:tbl>
    <w:p w14:paraId="5C2FAFED" w14:textId="77777777" w:rsidR="004B6649" w:rsidRDefault="00A84654">
      <w:pPr>
        <w:pStyle w:val="Heading3"/>
      </w:pPr>
      <w:bookmarkStart w:id="148" w:name="appendix-c-query-status-colors"/>
      <w:bookmarkEnd w:id="147"/>
      <w:r>
        <w:t>Appendix C: Query Status Colors</w:t>
      </w:r>
    </w:p>
    <w:tbl>
      <w:tblPr>
        <w:tblStyle w:val="Table"/>
        <w:tblW w:w="0" w:type="auto"/>
        <w:tblLook w:val="0020" w:firstRow="1" w:lastRow="0" w:firstColumn="0" w:lastColumn="0" w:noHBand="0" w:noVBand="0"/>
      </w:tblPr>
      <w:tblGrid>
        <w:gridCol w:w="959"/>
        <w:gridCol w:w="2043"/>
      </w:tblGrid>
      <w:tr w:rsidR="004B6649" w14:paraId="7AD1CFB7" w14:textId="77777777" w:rsidTr="004B6649">
        <w:trPr>
          <w:cnfStyle w:val="100000000000" w:firstRow="1" w:lastRow="0" w:firstColumn="0" w:lastColumn="0" w:oddVBand="0" w:evenVBand="0" w:oddHBand="0" w:evenHBand="0" w:firstRowFirstColumn="0" w:firstRowLastColumn="0" w:lastRowFirstColumn="0" w:lastRowLastColumn="0"/>
          <w:tblHeader/>
        </w:trPr>
        <w:tc>
          <w:tcPr>
            <w:tcW w:w="0" w:type="auto"/>
          </w:tcPr>
          <w:p w14:paraId="2C7CEF4A" w14:textId="77777777" w:rsidR="004B6649" w:rsidRDefault="00A84654">
            <w:pPr>
              <w:pStyle w:val="Compact"/>
            </w:pPr>
            <w:r>
              <w:t>Color</w:t>
            </w:r>
          </w:p>
        </w:tc>
        <w:tc>
          <w:tcPr>
            <w:tcW w:w="0" w:type="auto"/>
          </w:tcPr>
          <w:p w14:paraId="4FF4BBB4" w14:textId="77777777" w:rsidR="004B6649" w:rsidRDefault="00A84654">
            <w:pPr>
              <w:pStyle w:val="Compact"/>
            </w:pPr>
            <w:r>
              <w:t>Status</w:t>
            </w:r>
          </w:p>
        </w:tc>
      </w:tr>
      <w:tr w:rsidR="004B6649" w14:paraId="485342FE" w14:textId="77777777">
        <w:tc>
          <w:tcPr>
            <w:tcW w:w="0" w:type="auto"/>
          </w:tcPr>
          <w:p w14:paraId="5E1A8BD3" w14:textId="77777777" w:rsidR="004B6649" w:rsidRDefault="00A84654">
            <w:pPr>
              <w:pStyle w:val="Compact"/>
            </w:pPr>
            <w:r>
              <w:t>Yellow</w:t>
            </w:r>
          </w:p>
        </w:tc>
        <w:tc>
          <w:tcPr>
            <w:tcW w:w="0" w:type="auto"/>
          </w:tcPr>
          <w:p w14:paraId="3B7310AB" w14:textId="77777777" w:rsidR="004B6649" w:rsidRDefault="00A84654">
            <w:pPr>
              <w:pStyle w:val="Compact"/>
            </w:pPr>
            <w:r>
              <w:t>Open Query</w:t>
            </w:r>
          </w:p>
        </w:tc>
      </w:tr>
      <w:tr w:rsidR="004B6649" w14:paraId="1C9EBA8D" w14:textId="77777777">
        <w:tc>
          <w:tcPr>
            <w:tcW w:w="0" w:type="auto"/>
          </w:tcPr>
          <w:p w14:paraId="3D3DE011" w14:textId="77777777" w:rsidR="004B6649" w:rsidRDefault="00A84654">
            <w:pPr>
              <w:pStyle w:val="Compact"/>
            </w:pPr>
            <w:r>
              <w:t>Green</w:t>
            </w:r>
          </w:p>
        </w:tc>
        <w:tc>
          <w:tcPr>
            <w:tcW w:w="0" w:type="auto"/>
          </w:tcPr>
          <w:p w14:paraId="09C9C532" w14:textId="77777777" w:rsidR="004B6649" w:rsidRDefault="00A84654">
            <w:pPr>
              <w:pStyle w:val="Compact"/>
            </w:pPr>
            <w:r>
              <w:t>Responded Query</w:t>
            </w:r>
          </w:p>
        </w:tc>
      </w:tr>
      <w:tr w:rsidR="004B6649" w14:paraId="265152E8" w14:textId="77777777">
        <w:tc>
          <w:tcPr>
            <w:tcW w:w="0" w:type="auto"/>
          </w:tcPr>
          <w:p w14:paraId="10676D38" w14:textId="77777777" w:rsidR="004B6649" w:rsidRDefault="00A84654">
            <w:pPr>
              <w:pStyle w:val="Compact"/>
            </w:pPr>
            <w:r>
              <w:t>Blue</w:t>
            </w:r>
          </w:p>
        </w:tc>
        <w:tc>
          <w:tcPr>
            <w:tcW w:w="0" w:type="auto"/>
          </w:tcPr>
          <w:p w14:paraId="6AD5C772" w14:textId="77777777" w:rsidR="004B6649" w:rsidRDefault="00A84654">
            <w:pPr>
              <w:pStyle w:val="Compact"/>
            </w:pPr>
            <w:r>
              <w:t>Closed Query</w:t>
            </w:r>
          </w:p>
        </w:tc>
      </w:tr>
      <w:tr w:rsidR="004B6649" w14:paraId="57EC3994" w14:textId="77777777">
        <w:tc>
          <w:tcPr>
            <w:tcW w:w="0" w:type="auto"/>
          </w:tcPr>
          <w:p w14:paraId="18E656BD" w14:textId="77777777" w:rsidR="004B6649" w:rsidRDefault="00A84654">
            <w:pPr>
              <w:pStyle w:val="Compact"/>
            </w:pPr>
            <w:r>
              <w:t>Orange</w:t>
            </w:r>
          </w:p>
        </w:tc>
        <w:tc>
          <w:tcPr>
            <w:tcW w:w="0" w:type="auto"/>
          </w:tcPr>
          <w:p w14:paraId="579A5CF0" w14:textId="77777777" w:rsidR="004B6649" w:rsidRDefault="00A84654">
            <w:pPr>
              <w:pStyle w:val="Compact"/>
            </w:pPr>
            <w:r>
              <w:t>Reopened Query</w:t>
            </w:r>
          </w:p>
        </w:tc>
      </w:tr>
    </w:tbl>
    <w:p w14:paraId="1C69CD2B" w14:textId="77777777" w:rsidR="004B6649" w:rsidRDefault="00A84654">
      <w:r>
        <w:pict w14:anchorId="29B8FA92">
          <v:rect id="_x0000_i1037" style="width:0;height:1.5pt" o:hralign="center" o:hrstd="t" o:hr="t"/>
        </w:pict>
      </w:r>
    </w:p>
    <w:p w14:paraId="21F09B67" w14:textId="77777777" w:rsidR="004B6649" w:rsidRDefault="00A84654">
      <w:pPr>
        <w:pStyle w:val="FirstParagraph"/>
      </w:pPr>
      <w:r>
        <w:rPr>
          <w:b/>
          <w:bCs/>
        </w:rPr>
        <w:t>Document End</w:t>
      </w:r>
    </w:p>
    <w:p w14:paraId="26867B69" w14:textId="77777777" w:rsidR="004B6649" w:rsidRDefault="00A84654">
      <w:pPr>
        <w:pStyle w:val="BodyText"/>
      </w:pPr>
      <w:r>
        <w:rPr>
          <w:i/>
          <w:iCs/>
        </w:rPr>
        <w:t>This Functional Specification Document is based on the DataTrial EDC/IWRS User Requirements Specification and reference tool demonstration.</w:t>
      </w:r>
      <w:bookmarkEnd w:id="1"/>
      <w:bookmarkEnd w:id="145"/>
      <w:bookmarkEnd w:id="148"/>
    </w:p>
    <w:sectPr w:rsidR="004B664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4F4B9" w14:textId="77777777" w:rsidR="00A84654" w:rsidRDefault="00A84654">
      <w:pPr>
        <w:spacing w:after="0"/>
      </w:pPr>
      <w:r>
        <w:separator/>
      </w:r>
    </w:p>
  </w:endnote>
  <w:endnote w:type="continuationSeparator" w:id="0">
    <w:p w14:paraId="56F04971" w14:textId="77777777" w:rsidR="00A84654" w:rsidRDefault="00A846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EDC02" w14:textId="77777777" w:rsidR="00A84654" w:rsidRDefault="00A84654">
      <w:r>
        <w:separator/>
      </w:r>
    </w:p>
  </w:footnote>
  <w:footnote w:type="continuationSeparator" w:id="0">
    <w:p w14:paraId="62769F32" w14:textId="77777777" w:rsidR="00A84654" w:rsidRDefault="00A84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A4444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80A1C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A7A3F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ralidhar Panapakam">
    <w15:presenceInfo w15:providerId="AD" w15:userId="S::Muralidhar.Pa@hetero.com::ef391515-c5bd-46f4-8932-c81d845ebb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6649"/>
    <w:rsid w:val="00154AA6"/>
    <w:rsid w:val="004B6649"/>
    <w:rsid w:val="00644AEB"/>
    <w:rsid w:val="00A84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C2612"/>
  <w15:docId w15:val="{49F67D1A-12CB-43BC-BECD-45C606DEE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33</Pages>
  <Words>7767</Words>
  <Characters>44272</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Muralidhar Panapakam</cp:lastModifiedBy>
  <cp:revision>2</cp:revision>
  <dcterms:created xsi:type="dcterms:W3CDTF">2026-01-27T05:39:00Z</dcterms:created>
  <dcterms:modified xsi:type="dcterms:W3CDTF">2026-02-15T11:59:00Z</dcterms:modified>
</cp:coreProperties>
</file>
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B496" w14:textId="77777777" w:rsidR="00531AAD" w:rsidRDefault="009F4399">
      <w:pPr>
        <w:pStyle w:val="Heading1"/>
      </w:pPr>
      <w:bookmarkStart w:id="0" w:name="understanding-document"/>
      <w:r>
        <w:t>Understanding Document</w:t>
      </w:r>
    </w:p>
    <w:p w14:paraId="5C69B4CF" w14:textId="77777777" w:rsidR="00531AAD" w:rsidRDefault="009F4399">
      <w:pPr>
        <w:pStyle w:val="Heading1"/>
      </w:pPr>
      <w:bookmarkStart w:id="1" w:name="datatrial-edciwrs-system"/>
      <w:bookmarkEnd w:id="0"/>
      <w:r>
        <w:t>DataTrial EDC/IWRS System</w:t>
      </w:r>
    </w:p>
    <w:p w14:paraId="5E4A4CA1" w14:textId="77777777" w:rsidR="00531AAD" w:rsidRDefault="009F4399">
      <w:r>
        <w:pict w14:anchorId="3C19E068">
          <v:rect id="_x0000_i1025" style="width:0;height:1.5pt" o:hralign="center" o:hrstd="t" o:hr="t"/>
        </w:pict>
      </w:r>
    </w:p>
    <w:p w14:paraId="636A97C0" w14:textId="77777777" w:rsidR="00531AAD" w:rsidRDefault="009F4399">
      <w:pPr>
        <w:pStyle w:val="FirstParagraph"/>
      </w:pPr>
      <w:r>
        <w:rPr>
          <w:b/>
          <w:bCs/>
        </w:rPr>
        <w:t>Document Version:</w:t>
      </w:r>
      <w:r>
        <w:t xml:space="preserve"> 1.0 </w:t>
      </w:r>
      <w:r>
        <w:rPr>
          <w:b/>
          <w:bCs/>
        </w:rPr>
        <w:t>Date:</w:t>
      </w:r>
      <w:r>
        <w:t xml:space="preserve"> January 27, 2026 </w:t>
      </w:r>
      <w:r>
        <w:rPr>
          <w:b/>
          <w:bCs/>
        </w:rPr>
        <w:t>Purpose:</w:t>
      </w:r>
      <w:r>
        <w:t xml:space="preserve"> </w:t>
      </w:r>
      <w:r>
        <w:t>To provide a clear, non-technical understanding of the DataTrial EDC/IWRS system for all stakeholders</w:t>
      </w:r>
    </w:p>
    <w:p w14:paraId="0B4C83BC" w14:textId="77777777" w:rsidR="00531AAD" w:rsidRDefault="009F4399">
      <w:r>
        <w:pict w14:anchorId="47C2DCF5">
          <v:rect id="_x0000_i1026" style="width:0;height:1.5pt" o:hralign="center" o:hrstd="t" o:hr="t"/>
        </w:pict>
      </w:r>
    </w:p>
    <w:p w14:paraId="116674C1" w14:textId="77777777" w:rsidR="00531AAD" w:rsidRDefault="009F4399">
      <w:pPr>
        <w:pStyle w:val="Heading2"/>
      </w:pPr>
      <w:bookmarkStart w:id="2" w:name="what-is-datatrial-edciwrs"/>
      <w:r>
        <w:t>1. What is DataTrial EDC/IWRS?</w:t>
      </w:r>
    </w:p>
    <w:p w14:paraId="2299BF18" w14:textId="77777777" w:rsidR="00531AAD" w:rsidRDefault="009F4399">
      <w:pPr>
        <w:pStyle w:val="FirstParagraph"/>
      </w:pPr>
      <w:r>
        <w:t xml:space="preserve">DataTrial EDC/IWRS is a </w:t>
      </w:r>
      <w:r>
        <w:rPr>
          <w:b/>
          <w:bCs/>
        </w:rPr>
        <w:t>web-based clinical trial management system</w:t>
      </w:r>
      <w:r>
        <w:t xml:space="preserve"> that combines two essential functions:</w:t>
      </w:r>
    </w:p>
    <w:p w14:paraId="7F44D149" w14:textId="77777777" w:rsidR="00531AAD" w:rsidRDefault="009F4399">
      <w:pPr>
        <w:pStyle w:val="Compact"/>
        <w:numPr>
          <w:ilvl w:val="0"/>
          <w:numId w:val="2"/>
        </w:numPr>
      </w:pPr>
      <w:r>
        <w:rPr>
          <w:b/>
          <w:bCs/>
        </w:rPr>
        <w:t>EDC (Electronic</w:t>
      </w:r>
      <w:r>
        <w:rPr>
          <w:b/>
          <w:bCs/>
        </w:rPr>
        <w:t xml:space="preserve"> Data Capture):</w:t>
      </w:r>
      <w:r>
        <w:t xml:space="preserve"> Replaces paper-based data collection in clinical trials with electronic forms</w:t>
      </w:r>
    </w:p>
    <w:p w14:paraId="0E1DC7FF" w14:textId="77777777" w:rsidR="00531AAD" w:rsidRDefault="009F4399">
      <w:pPr>
        <w:pStyle w:val="Compact"/>
        <w:numPr>
          <w:ilvl w:val="0"/>
          <w:numId w:val="2"/>
        </w:numPr>
      </w:pPr>
      <w:r>
        <w:rPr>
          <w:b/>
          <w:bCs/>
        </w:rPr>
        <w:t>IWRS (Interactive Web Response System):</w:t>
      </w:r>
      <w:r>
        <w:t xml:space="preserve"> Manages patient randomization and drug supply/distribution</w:t>
      </w:r>
    </w:p>
    <w:p w14:paraId="278E3976" w14:textId="77777777" w:rsidR="00531AAD" w:rsidRDefault="009F4399">
      <w:pPr>
        <w:pStyle w:val="FirstParagraph"/>
      </w:pPr>
      <w:r>
        <w:t xml:space="preserve">Think of it as a </w:t>
      </w:r>
      <w:r>
        <w:rPr>
          <w:b/>
          <w:bCs/>
        </w:rPr>
        <w:t>digital command center</w:t>
      </w:r>
      <w:r>
        <w:t xml:space="preserve"> for clinical trials tha</w:t>
      </w:r>
      <w:r>
        <w:t>t helps pharmaceutical companies, research organizations, and hospitals manage every aspect of testing new medicines on patients.</w:t>
      </w:r>
    </w:p>
    <w:p w14:paraId="163F23B5" w14:textId="77777777" w:rsidR="00531AAD" w:rsidRDefault="009F4399">
      <w:r>
        <w:pict w14:anchorId="19A3816B">
          <v:rect id="_x0000_i1027" style="width:0;height:1.5pt" o:hralign="center" o:hrstd="t" o:hr="t"/>
        </w:pict>
      </w:r>
    </w:p>
    <w:p w14:paraId="0F49A74E" w14:textId="77777777" w:rsidR="00531AAD" w:rsidRDefault="009F4399">
      <w:pPr>
        <w:pStyle w:val="Heading2"/>
      </w:pPr>
      <w:bookmarkStart w:id="3" w:name="why-do-we-need-this-system"/>
      <w:bookmarkEnd w:id="2"/>
      <w:r>
        <w:t>2. Why Do We Need This System?</w:t>
      </w:r>
    </w:p>
    <w:p w14:paraId="17A418EE" w14:textId="77777777" w:rsidR="00531AAD" w:rsidRDefault="009F4399">
      <w:pPr>
        <w:pStyle w:val="Heading3"/>
      </w:pPr>
      <w:bookmarkStart w:id="4" w:name="the-problem-without-edciwrs"/>
      <w:r>
        <w:t>The Problem (Without EDC/IWRS):</w:t>
      </w:r>
    </w:p>
    <w:p w14:paraId="0D5D21C7" w14:textId="77777777" w:rsidR="00531AAD" w:rsidRDefault="009F4399">
      <w:pPr>
        <w:pStyle w:val="Compact"/>
        <w:numPr>
          <w:ilvl w:val="0"/>
          <w:numId w:val="3"/>
        </w:numPr>
      </w:pPr>
      <w:r>
        <w:t>Paper forms get lost, damaged, or have illegible handwriting</w:t>
      </w:r>
    </w:p>
    <w:p w14:paraId="48E5956D" w14:textId="77777777" w:rsidR="00531AAD" w:rsidRDefault="009F4399">
      <w:pPr>
        <w:pStyle w:val="Compact"/>
        <w:numPr>
          <w:ilvl w:val="0"/>
          <w:numId w:val="3"/>
        </w:numPr>
      </w:pPr>
      <w:r>
        <w:t>Data entry errors are common and hard to track</w:t>
      </w:r>
    </w:p>
    <w:p w14:paraId="2AA2510A" w14:textId="77777777" w:rsidR="00531AAD" w:rsidRDefault="009F4399">
      <w:pPr>
        <w:pStyle w:val="Compact"/>
        <w:numPr>
          <w:ilvl w:val="0"/>
          <w:numId w:val="3"/>
        </w:numPr>
      </w:pPr>
      <w:r>
        <w:t>Drug supplies at trial sites are managed manually (risk of shortages or expiry)</w:t>
      </w:r>
    </w:p>
    <w:p w14:paraId="300BA953" w14:textId="77777777" w:rsidR="00531AAD" w:rsidRDefault="009F4399">
      <w:pPr>
        <w:pStyle w:val="Compact"/>
        <w:numPr>
          <w:ilvl w:val="0"/>
          <w:numId w:val="3"/>
        </w:numPr>
      </w:pPr>
      <w:r>
        <w:t>No real-time visibility into trial progress</w:t>
      </w:r>
    </w:p>
    <w:p w14:paraId="4A6BB3F0" w14:textId="77777777" w:rsidR="00531AAD" w:rsidRDefault="009F4399">
      <w:pPr>
        <w:pStyle w:val="Compact"/>
        <w:numPr>
          <w:ilvl w:val="0"/>
          <w:numId w:val="3"/>
        </w:numPr>
      </w:pPr>
      <w:r>
        <w:t>Compliance with regulations is difficult to prove</w:t>
      </w:r>
    </w:p>
    <w:p w14:paraId="20E2CF69" w14:textId="77777777" w:rsidR="00531AAD" w:rsidRDefault="009F4399">
      <w:pPr>
        <w:pStyle w:val="Compact"/>
        <w:numPr>
          <w:ilvl w:val="0"/>
          <w:numId w:val="3"/>
        </w:numPr>
      </w:pPr>
      <w:r>
        <w:t>Query resolution takes weeks via ma</w:t>
      </w:r>
      <w:r>
        <w:t>il/fax</w:t>
      </w:r>
    </w:p>
    <w:p w14:paraId="383BC517" w14:textId="77777777" w:rsidR="00531AAD" w:rsidRDefault="009F4399">
      <w:pPr>
        <w:pStyle w:val="Heading3"/>
      </w:pPr>
      <w:bookmarkStart w:id="5" w:name="the-solution-with-datatrial"/>
      <w:bookmarkEnd w:id="4"/>
      <w:r>
        <w:t>The Solution (With DataTrial):</w:t>
      </w:r>
    </w:p>
    <w:p w14:paraId="5C8C84F3" w14:textId="56B061DB" w:rsidR="00BD5CEA" w:rsidRDefault="00BD5CEA">
      <w:pPr>
        <w:pStyle w:val="Compact"/>
        <w:numPr>
          <w:ilvl w:val="0"/>
          <w:numId w:val="4"/>
        </w:numPr>
        <w:rPr>
          <w:ins w:id="6" w:author="Muralidhar Panapakam" w:date="2026-02-15T16:26:00Z"/>
        </w:rPr>
      </w:pPr>
      <w:ins w:id="7" w:author="Muralidhar Panapakam" w:date="2026-02-15T16:26:00Z">
        <w:r>
          <w:t>F</w:t>
        </w:r>
        <w:r w:rsidRPr="00BD5CEA">
          <w:t>acilitate the collection, cleaning, and management of patient data in real-time, serving as the foundation for all clinical trial data.</w:t>
        </w:r>
      </w:ins>
    </w:p>
    <w:p w14:paraId="6804C3F1" w14:textId="034A82E7" w:rsidR="00531AAD" w:rsidRDefault="009F4399">
      <w:pPr>
        <w:pStyle w:val="Compact"/>
        <w:numPr>
          <w:ilvl w:val="0"/>
          <w:numId w:val="4"/>
        </w:numPr>
      </w:pPr>
      <w:r>
        <w:t>All data is captured electronically with validation</w:t>
      </w:r>
    </w:p>
    <w:p w14:paraId="2BB29EA3" w14:textId="77777777" w:rsidR="003A4F53" w:rsidRDefault="003A4F53" w:rsidP="003A4F53">
      <w:pPr>
        <w:pStyle w:val="Compact"/>
        <w:numPr>
          <w:ilvl w:val="0"/>
          <w:numId w:val="4"/>
        </w:numPr>
        <w:rPr>
          <w:ins w:id="8" w:author="Muralidhar Panapakam" w:date="2026-02-15T17:01:00Z"/>
        </w:rPr>
      </w:pPr>
      <w:ins w:id="9" w:author="Muralidhar Panapakam" w:date="2026-02-15T17:01:00Z">
        <w:r>
          <w:t>Comprehensive Audit Trail</w:t>
        </w:r>
      </w:ins>
    </w:p>
    <w:p w14:paraId="7E7C9C7E" w14:textId="77777777" w:rsidR="003A4F53" w:rsidRDefault="003A4F53" w:rsidP="003A4F53">
      <w:pPr>
        <w:pStyle w:val="Compact"/>
        <w:numPr>
          <w:ilvl w:val="1"/>
          <w:numId w:val="4"/>
        </w:numPr>
        <w:rPr>
          <w:ins w:id="10" w:author="Muralidhar Panapakam" w:date="2026-02-15T17:01:00Z"/>
        </w:rPr>
        <w:pPrChange w:id="11" w:author="Muralidhar Panapakam" w:date="2026-02-15T17:02:00Z">
          <w:pPr>
            <w:pStyle w:val="Compact"/>
            <w:numPr>
              <w:numId w:val="4"/>
            </w:numPr>
            <w:ind w:left="720" w:hanging="480"/>
          </w:pPr>
        </w:pPrChange>
      </w:pPr>
      <w:ins w:id="12" w:author="Muralidhar Panapakam" w:date="2026-02-15T17:01:00Z">
        <w:r>
          <w:t>Single, unalterable trail tracks all actions</w:t>
        </w:r>
      </w:ins>
    </w:p>
    <w:p w14:paraId="0D8C8058" w14:textId="77777777" w:rsidR="003A4F53" w:rsidRDefault="003A4F53" w:rsidP="003A4F53">
      <w:pPr>
        <w:pStyle w:val="Compact"/>
        <w:numPr>
          <w:ilvl w:val="1"/>
          <w:numId w:val="4"/>
        </w:numPr>
        <w:rPr>
          <w:ins w:id="13" w:author="Muralidhar Panapakam" w:date="2026-02-15T17:01:00Z"/>
        </w:rPr>
        <w:pPrChange w:id="14" w:author="Muralidhar Panapakam" w:date="2026-02-15T17:02:00Z">
          <w:pPr>
            <w:pStyle w:val="Compact"/>
            <w:numPr>
              <w:numId w:val="4"/>
            </w:numPr>
            <w:ind w:left="720" w:hanging="480"/>
          </w:pPr>
        </w:pPrChange>
      </w:pPr>
      <w:ins w:id="15" w:author="Muralidhar Panapakam" w:date="2026-02-15T17:01:00Z">
        <w:r>
          <w:t>Complete history of trial demonstrated</w:t>
        </w:r>
      </w:ins>
    </w:p>
    <w:p w14:paraId="7539CB06" w14:textId="77777777" w:rsidR="003A4F53" w:rsidRDefault="003A4F53" w:rsidP="003A4F53">
      <w:pPr>
        <w:pStyle w:val="Compact"/>
        <w:numPr>
          <w:ilvl w:val="1"/>
          <w:numId w:val="4"/>
        </w:numPr>
        <w:rPr>
          <w:ins w:id="16" w:author="Muralidhar Panapakam" w:date="2026-02-15T17:02:00Z"/>
        </w:rPr>
        <w:pPrChange w:id="17" w:author="Muralidhar Panapakam" w:date="2026-02-15T17:02:00Z">
          <w:pPr>
            <w:pStyle w:val="Compact"/>
            <w:numPr>
              <w:numId w:val="4"/>
            </w:numPr>
            <w:ind w:left="720" w:hanging="480"/>
          </w:pPr>
        </w:pPrChange>
      </w:pPr>
      <w:ins w:id="18" w:author="Muralidhar Panapakam" w:date="2026-02-15T17:01:00Z">
        <w:r>
          <w:lastRenderedPageBreak/>
          <w:t>Robust</w:t>
        </w:r>
        <w:r>
          <w:t xml:space="preserve"> </w:t>
        </w:r>
      </w:ins>
      <w:ins w:id="19" w:author="Muralidhar Panapakam" w:date="2026-02-15T17:02:00Z">
        <w:r w:rsidRPr="003A4F53">
          <w:t>oversight to regulatory authorities</w:t>
        </w:r>
      </w:ins>
    </w:p>
    <w:p w14:paraId="19DDE46C" w14:textId="27006B12" w:rsidR="00531AAD" w:rsidDel="003A4F53" w:rsidRDefault="009F4399" w:rsidP="003A4F53">
      <w:pPr>
        <w:pStyle w:val="Compact"/>
        <w:numPr>
          <w:ilvl w:val="0"/>
          <w:numId w:val="4"/>
        </w:numPr>
        <w:rPr>
          <w:del w:id="20" w:author="Muralidhar Panapakam" w:date="2026-02-15T17:03:00Z"/>
        </w:rPr>
      </w:pPr>
      <w:del w:id="21" w:author="Muralidhar Panapakam" w:date="2026-02-15T17:03:00Z">
        <w:r w:rsidDel="003A4F53">
          <w:delText>Complete audit trail of every change</w:delText>
        </w:r>
      </w:del>
    </w:p>
    <w:p w14:paraId="7090BDFA" w14:textId="4A3CDC55" w:rsidR="00531AAD" w:rsidDel="00307F29" w:rsidRDefault="009F4399">
      <w:pPr>
        <w:pStyle w:val="Compact"/>
        <w:numPr>
          <w:ilvl w:val="0"/>
          <w:numId w:val="4"/>
        </w:numPr>
        <w:rPr>
          <w:del w:id="22" w:author="Muralidhar Panapakam" w:date="2026-02-15T16:39:00Z"/>
        </w:rPr>
      </w:pPr>
      <w:del w:id="23" w:author="Muralidhar Panapakam" w:date="2026-02-15T16:39:00Z">
        <w:r w:rsidDel="00307F29">
          <w:delText>Automated drug inventory management and alerts</w:delText>
        </w:r>
      </w:del>
    </w:p>
    <w:p w14:paraId="7BD5093E" w14:textId="53711667" w:rsidR="00531AAD" w:rsidRDefault="009F4399">
      <w:pPr>
        <w:pStyle w:val="Compact"/>
        <w:numPr>
          <w:ilvl w:val="0"/>
          <w:numId w:val="4"/>
        </w:numPr>
      </w:pPr>
      <w:r>
        <w:t>Real</w:t>
      </w:r>
      <w:r>
        <w:t>-time dashboards and reports</w:t>
      </w:r>
    </w:p>
    <w:p w14:paraId="36D07F3E" w14:textId="21C52A59" w:rsidR="00531AAD" w:rsidRDefault="009F4399">
      <w:pPr>
        <w:pStyle w:val="Compact"/>
        <w:numPr>
          <w:ilvl w:val="0"/>
          <w:numId w:val="4"/>
        </w:numPr>
        <w:rPr>
          <w:ins w:id="24" w:author="Muralidhar Panapakam" w:date="2026-02-15T16:33:00Z"/>
        </w:rPr>
      </w:pPr>
      <w:r>
        <w:t>Built-in regulatory compliance (FDA 21 CFR Part 1</w:t>
      </w:r>
      <w:r>
        <w:t>1)</w:t>
      </w:r>
      <w:ins w:id="25" w:author="Muralidhar Panapakam" w:date="2026-02-15T16:25:00Z">
        <w:r w:rsidR="00BD5CEA">
          <w:t>, HIPAA</w:t>
        </w:r>
      </w:ins>
      <w:ins w:id="26" w:author="Muralidhar Panapakam" w:date="2026-02-15T17:04:00Z">
        <w:r w:rsidR="003A4F53">
          <w:t xml:space="preserve">, ICH GCP, </w:t>
        </w:r>
      </w:ins>
      <w:ins w:id="27" w:author="Muralidhar Panapakam" w:date="2026-02-15T17:05:00Z">
        <w:r w:rsidR="003A4F53">
          <w:t>FDA</w:t>
        </w:r>
      </w:ins>
      <w:ins w:id="28" w:author="Muralidhar Panapakam" w:date="2026-02-15T16:25:00Z">
        <w:r w:rsidR="00BD5CEA">
          <w:t xml:space="preserve"> </w:t>
        </w:r>
      </w:ins>
      <w:del w:id="29" w:author="Muralidhar Panapakam" w:date="2026-02-15T16:25:00Z">
        <w:r w:rsidR="00BD5CEA" w:rsidDel="00BD5CEA">
          <w:delText xml:space="preserve"> </w:delText>
        </w:r>
      </w:del>
      <w:ins w:id="30" w:author="Muralidhar Panapakam" w:date="2026-02-15T16:22:00Z">
        <w:r w:rsidR="00BD5CEA">
          <w:t>and GDPR</w:t>
        </w:r>
      </w:ins>
    </w:p>
    <w:p w14:paraId="6EF7A1A3" w14:textId="66192FBA" w:rsidR="007B3706" w:rsidRDefault="007B3706">
      <w:pPr>
        <w:pStyle w:val="Compact"/>
        <w:numPr>
          <w:ilvl w:val="0"/>
          <w:numId w:val="4"/>
        </w:numPr>
        <w:rPr>
          <w:ins w:id="31" w:author="Muralidhar Panapakam" w:date="2026-02-15T16:23:00Z"/>
        </w:rPr>
      </w:pPr>
      <w:ins w:id="32" w:author="Muralidhar Panapakam" w:date="2026-02-15T16:33:00Z">
        <w:r>
          <w:t xml:space="preserve">External data import </w:t>
        </w:r>
      </w:ins>
      <w:ins w:id="33" w:author="Muralidhar Panapakam" w:date="2026-02-15T16:34:00Z">
        <w:r>
          <w:t>will reduce data entry time compared with tradional methods.</w:t>
        </w:r>
      </w:ins>
    </w:p>
    <w:p w14:paraId="389E860E" w14:textId="6EC66406" w:rsidR="00BD5CEA" w:rsidRDefault="00BD5CEA" w:rsidP="00BD5CEA">
      <w:pPr>
        <w:pStyle w:val="Compact"/>
        <w:numPr>
          <w:ilvl w:val="0"/>
          <w:numId w:val="4"/>
        </w:numPr>
        <w:rPr>
          <w:ins w:id="34" w:author="Muralidhar Panapakam" w:date="2026-02-15T16:32:00Z"/>
        </w:rPr>
      </w:pPr>
      <w:ins w:id="35" w:author="Muralidhar Panapakam" w:date="2026-02-15T16:24:00Z">
        <w:r>
          <w:t>Clinical Data Acquisition Standards</w:t>
        </w:r>
        <w:r>
          <w:t xml:space="preserve"> </w:t>
        </w:r>
        <w:r>
          <w:t>Harmonization model for standardized</w:t>
        </w:r>
        <w:r>
          <w:t xml:space="preserve"> </w:t>
        </w:r>
        <w:r>
          <w:t>collection.</w:t>
        </w:r>
      </w:ins>
    </w:p>
    <w:p w14:paraId="4BF8239A" w14:textId="6920E33E" w:rsidR="007B3706" w:rsidRDefault="007B3706" w:rsidP="007B3706">
      <w:pPr>
        <w:pStyle w:val="Compact"/>
        <w:numPr>
          <w:ilvl w:val="0"/>
          <w:numId w:val="4"/>
        </w:numPr>
      </w:pPr>
      <w:ins w:id="36" w:author="Muralidhar Panapakam" w:date="2026-02-15T16:32:00Z">
        <w:r>
          <w:t>Intelligent data capture</w:t>
        </w:r>
        <w:r>
          <w:t xml:space="preserve"> </w:t>
        </w:r>
        <w:r>
          <w:t>significantly reduces query</w:t>
        </w:r>
        <w:r>
          <w:t xml:space="preserve"> </w:t>
        </w:r>
        <w:r>
          <w:t>rates by validating data at</w:t>
        </w:r>
        <w:r>
          <w:t xml:space="preserve"> </w:t>
        </w:r>
        <w:r>
          <w:t>source, improving first-pass</w:t>
        </w:r>
        <w:r>
          <w:t xml:space="preserve"> </w:t>
        </w:r>
        <w:r>
          <w:t>accuracy.</w:t>
        </w:r>
      </w:ins>
    </w:p>
    <w:p w14:paraId="77AE40C4" w14:textId="786E9B8F" w:rsidR="00531AAD" w:rsidRDefault="009F4399">
      <w:pPr>
        <w:pStyle w:val="Compact"/>
        <w:numPr>
          <w:ilvl w:val="0"/>
          <w:numId w:val="4"/>
        </w:numPr>
        <w:rPr>
          <w:ins w:id="37" w:author="Muralidhar Panapakam" w:date="2026-02-15T16:28:00Z"/>
        </w:rPr>
      </w:pPr>
      <w:del w:id="38" w:author="Muralidhar Panapakam" w:date="2026-02-15T16:34:00Z">
        <w:r w:rsidDel="007B3706">
          <w:delText xml:space="preserve">Instant </w:delText>
        </w:r>
      </w:del>
      <w:ins w:id="39" w:author="Muralidhar Panapakam" w:date="2026-02-15T16:34:00Z">
        <w:r w:rsidR="007B3706">
          <w:t>Real-time</w:t>
        </w:r>
        <w:r w:rsidR="007B3706">
          <w:t xml:space="preserve"> </w:t>
        </w:r>
      </w:ins>
      <w:r>
        <w:t>query management and resolution</w:t>
      </w:r>
    </w:p>
    <w:p w14:paraId="68316E1B" w14:textId="4BEC221E" w:rsidR="00BD5CEA" w:rsidRDefault="007B3706">
      <w:pPr>
        <w:pStyle w:val="Compact"/>
        <w:numPr>
          <w:ilvl w:val="0"/>
          <w:numId w:val="4"/>
        </w:numPr>
        <w:rPr>
          <w:ins w:id="40" w:author="Muralidhar Panapakam" w:date="2026-02-15T16:30:00Z"/>
        </w:rPr>
      </w:pPr>
      <w:ins w:id="41" w:author="Muralidhar Panapakam" w:date="2026-02-15T16:36:00Z">
        <w:r>
          <w:t xml:space="preserve">Pull </w:t>
        </w:r>
        <w:r w:rsidRPr="007B3706">
          <w:t>real-world patient data directly into trial databases, enhancing trial efficiency and patient outcomes.</w:t>
        </w:r>
      </w:ins>
    </w:p>
    <w:p w14:paraId="51FB7A5C" w14:textId="56184CBB" w:rsidR="007B3706" w:rsidRDefault="007B3706" w:rsidP="007B3706">
      <w:pPr>
        <w:pStyle w:val="Compact"/>
        <w:numPr>
          <w:ilvl w:val="0"/>
          <w:numId w:val="4"/>
        </w:numPr>
        <w:rPr>
          <w:ins w:id="42" w:author="Muralidhar Panapakam" w:date="2026-02-15T17:04:00Z"/>
        </w:rPr>
      </w:pPr>
      <w:ins w:id="43" w:author="Muralidhar Panapakam" w:date="2026-02-15T16:31:00Z">
        <w:r>
          <w:t>A</w:t>
        </w:r>
      </w:ins>
      <w:ins w:id="44" w:author="Muralidhar Panapakam" w:date="2026-02-15T16:30:00Z">
        <w:r>
          <w:t>ccelerates database lock by</w:t>
        </w:r>
      </w:ins>
      <w:ins w:id="45" w:author="Muralidhar Panapakam" w:date="2026-02-15T16:31:00Z">
        <w:r>
          <w:t xml:space="preserve"> </w:t>
        </w:r>
      </w:ins>
      <w:ins w:id="46" w:author="Muralidhar Panapakam" w:date="2026-02-15T16:30:00Z">
        <w:r>
          <w:t>enabling real-time data</w:t>
        </w:r>
      </w:ins>
      <w:ins w:id="47" w:author="Muralidhar Panapakam" w:date="2026-02-15T16:31:00Z">
        <w:r>
          <w:t xml:space="preserve"> </w:t>
        </w:r>
      </w:ins>
      <w:ins w:id="48" w:author="Muralidhar Panapakam" w:date="2026-02-15T16:30:00Z">
        <w:r>
          <w:t>verification and automated</w:t>
        </w:r>
      </w:ins>
      <w:ins w:id="49" w:author="Muralidhar Panapakam" w:date="2026-02-15T16:31:00Z">
        <w:r>
          <w:t xml:space="preserve"> </w:t>
        </w:r>
      </w:ins>
      <w:ins w:id="50" w:author="Muralidhar Panapakam" w:date="2026-02-15T16:30:00Z">
        <w:r>
          <w:t>quality checks.</w:t>
        </w:r>
      </w:ins>
    </w:p>
    <w:p w14:paraId="7D448ECD" w14:textId="4E7007BB" w:rsidR="003A4F53" w:rsidRDefault="003A4F53" w:rsidP="007B3706">
      <w:pPr>
        <w:pStyle w:val="Compact"/>
        <w:numPr>
          <w:ilvl w:val="0"/>
          <w:numId w:val="4"/>
        </w:numPr>
        <w:rPr>
          <w:ins w:id="51" w:author="Muralidhar Panapakam" w:date="2026-02-15T16:38:00Z"/>
        </w:rPr>
      </w:pPr>
      <w:ins w:id="52" w:author="Muralidhar Panapakam" w:date="2026-02-15T17:04:00Z">
        <w:r>
          <w:t>Inspection Readiness</w:t>
        </w:r>
      </w:ins>
    </w:p>
    <w:p w14:paraId="37055403" w14:textId="77777777" w:rsidR="00307F29" w:rsidRDefault="00307F29" w:rsidP="007B3706">
      <w:pPr>
        <w:pStyle w:val="Compact"/>
        <w:ind w:left="240"/>
        <w:rPr>
          <w:ins w:id="53" w:author="Muralidhar Panapakam" w:date="2026-02-15T16:43:00Z"/>
          <w:b/>
          <w:bCs/>
          <w:u w:val="single"/>
        </w:rPr>
      </w:pPr>
    </w:p>
    <w:p w14:paraId="23AE4507" w14:textId="58C5CAE3" w:rsidR="007B3706" w:rsidRPr="00307F29" w:rsidRDefault="00307F29" w:rsidP="007B3706">
      <w:pPr>
        <w:pStyle w:val="Compact"/>
        <w:ind w:left="240"/>
        <w:rPr>
          <w:ins w:id="54" w:author="Muralidhar Panapakam" w:date="2026-02-15T16:39:00Z"/>
          <w:b/>
          <w:bCs/>
          <w:u w:val="single"/>
          <w:rPrChange w:id="55" w:author="Muralidhar Panapakam" w:date="2026-02-15T16:41:00Z">
            <w:rPr>
              <w:ins w:id="56" w:author="Muralidhar Panapakam" w:date="2026-02-15T16:39:00Z"/>
              <w:u w:val="single"/>
            </w:rPr>
          </w:rPrChange>
        </w:rPr>
      </w:pPr>
      <w:ins w:id="57" w:author="Muralidhar Panapakam" w:date="2026-02-15T16:39:00Z">
        <w:r w:rsidRPr="00307F29">
          <w:rPr>
            <w:b/>
            <w:bCs/>
            <w:u w:val="single"/>
            <w:rPrChange w:id="58" w:author="Muralidhar Panapakam" w:date="2026-02-15T16:41:00Z">
              <w:rPr/>
            </w:rPrChange>
          </w:rPr>
          <w:t>IWRS:</w:t>
        </w:r>
      </w:ins>
    </w:p>
    <w:p w14:paraId="3646D5E5" w14:textId="57CFE60A" w:rsidR="00307F29" w:rsidRPr="00307F29" w:rsidRDefault="00307F29" w:rsidP="007B3706">
      <w:pPr>
        <w:pStyle w:val="Compact"/>
        <w:ind w:left="240"/>
        <w:rPr>
          <w:ins w:id="59" w:author="Muralidhar Panapakam" w:date="2026-02-15T16:40:00Z"/>
          <w:rPrChange w:id="60" w:author="Muralidhar Panapakam" w:date="2026-02-15T16:42:00Z">
            <w:rPr>
              <w:ins w:id="61" w:author="Muralidhar Panapakam" w:date="2026-02-15T16:40:00Z"/>
              <w:u w:val="single"/>
            </w:rPr>
          </w:rPrChange>
        </w:rPr>
      </w:pPr>
      <w:ins w:id="62" w:author="Muralidhar Panapakam" w:date="2026-02-15T16:40:00Z">
        <w:r w:rsidRPr="00307F29">
          <w:rPr>
            <w:rPrChange w:id="63" w:author="Muralidhar Panapakam" w:date="2026-02-15T16:42:00Z">
              <w:rPr>
                <w:u w:val="single"/>
              </w:rPr>
            </w:rPrChange>
          </w:rPr>
          <w:t>M</w:t>
        </w:r>
      </w:ins>
      <w:ins w:id="64" w:author="Muralidhar Panapakam" w:date="2026-02-15T16:39:00Z">
        <w:r w:rsidRPr="00307F29">
          <w:rPr>
            <w:rPrChange w:id="65" w:author="Muralidhar Panapakam" w:date="2026-02-15T16:42:00Z">
              <w:rPr>
                <w:u w:val="single"/>
              </w:rPr>
            </w:rPrChange>
          </w:rPr>
          <w:t>anages patient enrollment, randomization, and drug supply logistics for efficient clinical trials</w:t>
        </w:r>
      </w:ins>
    </w:p>
    <w:p w14:paraId="382CD211" w14:textId="77777777" w:rsidR="00307F29" w:rsidRPr="00307F29" w:rsidRDefault="00307F29" w:rsidP="00307F29">
      <w:pPr>
        <w:pStyle w:val="Default"/>
        <w:rPr>
          <w:ins w:id="66" w:author="Muralidhar Panapakam" w:date="2026-02-15T16:40:00Z"/>
          <w:rFonts w:asciiTheme="minorHAnsi" w:hAnsiTheme="minorHAnsi" w:cstheme="minorBidi"/>
          <w:color w:val="auto"/>
          <w:lang w:val="en-US"/>
          <w:rPrChange w:id="67" w:author="Muralidhar Panapakam" w:date="2026-02-15T16:42:00Z">
            <w:rPr>
              <w:ins w:id="68" w:author="Muralidhar Panapakam" w:date="2026-02-15T16:40:00Z"/>
              <w:color w:val="FFFFFF"/>
              <w:sz w:val="23"/>
              <w:szCs w:val="23"/>
            </w:rPr>
          </w:rPrChange>
        </w:rPr>
      </w:pPr>
      <w:ins w:id="69" w:author="Muralidhar Panapakam" w:date="2026-02-15T16:40:00Z">
        <w:r w:rsidRPr="00307F29">
          <w:rPr>
            <w:rFonts w:asciiTheme="minorHAnsi" w:hAnsiTheme="minorHAnsi" w:cstheme="minorBidi"/>
            <w:color w:val="auto"/>
            <w:lang w:val="en-US"/>
            <w:rPrChange w:id="70" w:author="Muralidhar Panapakam" w:date="2026-02-15T16:42:00Z">
              <w:rPr>
                <w:b/>
                <w:bCs/>
                <w:color w:val="FFFFFF"/>
                <w:sz w:val="23"/>
                <w:szCs w:val="23"/>
              </w:rPr>
            </w:rPrChange>
          </w:rPr>
          <w:t>Maintains Study Integrity</w:t>
        </w:r>
      </w:ins>
    </w:p>
    <w:p w14:paraId="5DB8E526" w14:textId="69E2ABE9" w:rsidR="00307F29" w:rsidRPr="00307F29" w:rsidRDefault="00307F29" w:rsidP="00307F29">
      <w:pPr>
        <w:pStyle w:val="Compact"/>
        <w:ind w:left="240"/>
        <w:rPr>
          <w:ins w:id="71" w:author="Muralidhar Panapakam" w:date="2026-02-15T16:41:00Z"/>
          <w:rPrChange w:id="72" w:author="Muralidhar Panapakam" w:date="2026-02-15T16:42:00Z">
            <w:rPr>
              <w:ins w:id="73" w:author="Muralidhar Panapakam" w:date="2026-02-15T16:41:00Z"/>
              <w:u w:val="single"/>
            </w:rPr>
          </w:rPrChange>
        </w:rPr>
      </w:pPr>
      <w:ins w:id="74" w:author="Muralidhar Panapakam" w:date="2026-02-15T16:40:00Z">
        <w:r w:rsidRPr="00307F29">
          <w:rPr>
            <w:rPrChange w:id="75" w:author="Muralidhar Panapakam" w:date="2026-02-15T16:42:00Z">
              <w:rPr>
                <w:color w:val="D0D4DA"/>
                <w:sz w:val="21"/>
                <w:szCs w:val="21"/>
              </w:rPr>
            </w:rPrChange>
          </w:rPr>
          <w:t>Ensures integrity of blinded studies.</w:t>
        </w:r>
      </w:ins>
    </w:p>
    <w:p w14:paraId="04C6CC53" w14:textId="77777777" w:rsidR="00307F29" w:rsidRPr="00307F29" w:rsidRDefault="00307F29" w:rsidP="00307F29">
      <w:pPr>
        <w:pStyle w:val="Default"/>
        <w:rPr>
          <w:ins w:id="76" w:author="Muralidhar Panapakam" w:date="2026-02-15T16:41:00Z"/>
          <w:rFonts w:asciiTheme="minorHAnsi" w:hAnsiTheme="minorHAnsi" w:cstheme="minorBidi"/>
          <w:color w:val="auto"/>
          <w:lang w:val="en-US"/>
          <w:rPrChange w:id="77" w:author="Muralidhar Panapakam" w:date="2026-02-15T16:42:00Z">
            <w:rPr>
              <w:ins w:id="78" w:author="Muralidhar Panapakam" w:date="2026-02-15T16:41:00Z"/>
              <w:color w:val="FFFFFF"/>
              <w:sz w:val="23"/>
              <w:szCs w:val="23"/>
            </w:rPr>
          </w:rPrChange>
        </w:rPr>
      </w:pPr>
      <w:ins w:id="79" w:author="Muralidhar Panapakam" w:date="2026-02-15T16:41:00Z">
        <w:r w:rsidRPr="00307F29">
          <w:rPr>
            <w:rFonts w:asciiTheme="minorHAnsi" w:hAnsiTheme="minorHAnsi" w:cstheme="minorBidi"/>
            <w:color w:val="auto"/>
            <w:lang w:val="en-US"/>
            <w:rPrChange w:id="80" w:author="Muralidhar Panapakam" w:date="2026-02-15T16:42:00Z">
              <w:rPr>
                <w:b/>
                <w:bCs/>
                <w:color w:val="FFFFFF"/>
                <w:sz w:val="23"/>
                <w:szCs w:val="23"/>
              </w:rPr>
            </w:rPrChange>
          </w:rPr>
          <w:t>Optimizes Drug Supply</w:t>
        </w:r>
      </w:ins>
    </w:p>
    <w:p w14:paraId="37EA06B3" w14:textId="75D44DCB" w:rsidR="00307F29" w:rsidRPr="00307F29" w:rsidRDefault="00307F29" w:rsidP="00307F29">
      <w:pPr>
        <w:pStyle w:val="Compact"/>
        <w:ind w:left="240"/>
        <w:rPr>
          <w:ins w:id="81" w:author="Muralidhar Panapakam" w:date="2026-02-15T16:41:00Z"/>
          <w:rPrChange w:id="82" w:author="Muralidhar Panapakam" w:date="2026-02-15T16:42:00Z">
            <w:rPr>
              <w:ins w:id="83" w:author="Muralidhar Panapakam" w:date="2026-02-15T16:41:00Z"/>
              <w:color w:val="D0D4DA"/>
              <w:sz w:val="21"/>
              <w:szCs w:val="21"/>
            </w:rPr>
          </w:rPrChange>
        </w:rPr>
      </w:pPr>
      <w:ins w:id="84" w:author="Muralidhar Panapakam" w:date="2026-02-15T16:41:00Z">
        <w:r w:rsidRPr="00307F29">
          <w:rPr>
            <w:rPrChange w:id="85" w:author="Muralidhar Panapakam" w:date="2026-02-15T16:42:00Z">
              <w:rPr>
                <w:color w:val="D0D4DA"/>
                <w:sz w:val="21"/>
                <w:szCs w:val="21"/>
              </w:rPr>
            </w:rPrChange>
          </w:rPr>
          <w:t>Tracks inventory for correct medication.</w:t>
        </w:r>
      </w:ins>
    </w:p>
    <w:p w14:paraId="50BB767A" w14:textId="77777777" w:rsidR="00307F29" w:rsidRPr="00307F29" w:rsidRDefault="00307F29" w:rsidP="00307F29">
      <w:pPr>
        <w:pStyle w:val="Default"/>
        <w:rPr>
          <w:ins w:id="86" w:author="Muralidhar Panapakam" w:date="2026-02-15T16:41:00Z"/>
          <w:rFonts w:asciiTheme="minorHAnsi" w:hAnsiTheme="minorHAnsi" w:cstheme="minorBidi"/>
          <w:color w:val="auto"/>
          <w:lang w:val="en-US"/>
          <w:rPrChange w:id="87" w:author="Muralidhar Panapakam" w:date="2026-02-15T16:42:00Z">
            <w:rPr>
              <w:ins w:id="88" w:author="Muralidhar Panapakam" w:date="2026-02-15T16:41:00Z"/>
              <w:color w:val="FFFFFF"/>
              <w:sz w:val="23"/>
              <w:szCs w:val="23"/>
            </w:rPr>
          </w:rPrChange>
        </w:rPr>
      </w:pPr>
      <w:ins w:id="89" w:author="Muralidhar Panapakam" w:date="2026-02-15T16:41:00Z">
        <w:r w:rsidRPr="00307F29">
          <w:rPr>
            <w:rFonts w:asciiTheme="minorHAnsi" w:hAnsiTheme="minorHAnsi" w:cstheme="minorBidi"/>
            <w:color w:val="auto"/>
            <w:lang w:val="en-US"/>
            <w:rPrChange w:id="90" w:author="Muralidhar Panapakam" w:date="2026-02-15T16:42:00Z">
              <w:rPr>
                <w:b/>
                <w:bCs/>
                <w:color w:val="FFFFFF"/>
                <w:sz w:val="23"/>
                <w:szCs w:val="23"/>
              </w:rPr>
            </w:rPrChange>
          </w:rPr>
          <w:t>Streamlined Processes</w:t>
        </w:r>
      </w:ins>
    </w:p>
    <w:p w14:paraId="6CB95942" w14:textId="4097A799" w:rsidR="00307F29" w:rsidRDefault="00307F29" w:rsidP="00307F29">
      <w:pPr>
        <w:pStyle w:val="Compact"/>
        <w:ind w:left="240"/>
        <w:rPr>
          <w:ins w:id="91" w:author="Muralidhar Panapakam" w:date="2026-02-15T16:42:00Z"/>
        </w:rPr>
      </w:pPr>
      <w:ins w:id="92" w:author="Muralidhar Panapakam" w:date="2026-02-15T16:41:00Z">
        <w:r w:rsidRPr="00307F29">
          <w:rPr>
            <w:rPrChange w:id="93" w:author="Muralidhar Panapakam" w:date="2026-02-15T16:42:00Z">
              <w:rPr>
                <w:color w:val="D0D4DA"/>
                <w:sz w:val="21"/>
                <w:szCs w:val="21"/>
              </w:rPr>
            </w:rPrChange>
          </w:rPr>
          <w:t>Centralized platform for trial data.</w:t>
        </w:r>
      </w:ins>
    </w:p>
    <w:p w14:paraId="33F6695D" w14:textId="77777777" w:rsidR="00307F29" w:rsidRDefault="00307F29" w:rsidP="00307F29">
      <w:pPr>
        <w:pStyle w:val="Compact"/>
        <w:rPr>
          <w:ins w:id="94" w:author="Muralidhar Panapakam" w:date="2026-02-15T16:43:00Z"/>
          <w:b/>
          <w:bCs/>
        </w:rPr>
      </w:pPr>
    </w:p>
    <w:p w14:paraId="1505666F" w14:textId="0F34D274" w:rsidR="00307F29" w:rsidRDefault="00307F29" w:rsidP="00307F29">
      <w:pPr>
        <w:pStyle w:val="Compact"/>
        <w:rPr>
          <w:ins w:id="95" w:author="Muralidhar Panapakam" w:date="2026-02-15T16:43:00Z"/>
          <w:b/>
          <w:bCs/>
        </w:rPr>
      </w:pPr>
      <w:ins w:id="96" w:author="Muralidhar Panapakam" w:date="2026-02-15T16:42:00Z">
        <w:r w:rsidRPr="00307F29">
          <w:rPr>
            <w:b/>
            <w:bCs/>
            <w:rPrChange w:id="97" w:author="Muralidhar Panapakam" w:date="2026-02-15T16:43:00Z">
              <w:rPr/>
            </w:rPrChange>
          </w:rPr>
          <w:t>RSDV:</w:t>
        </w:r>
      </w:ins>
    </w:p>
    <w:p w14:paraId="787A726C" w14:textId="7755B7FE" w:rsidR="00307F29" w:rsidRDefault="00307F29" w:rsidP="00307F29">
      <w:pPr>
        <w:pStyle w:val="Compact"/>
        <w:rPr>
          <w:ins w:id="98" w:author="Muralidhar Panapakam" w:date="2026-02-15T16:56:00Z"/>
        </w:rPr>
      </w:pPr>
      <w:ins w:id="99" w:author="Muralidhar Panapakam" w:date="2026-02-15T16:44:00Z">
        <w:r>
          <w:t>E</w:t>
        </w:r>
      </w:ins>
      <w:ins w:id="100" w:author="Muralidhar Panapakam" w:date="2026-02-15T16:43:00Z">
        <w:r w:rsidRPr="00307F29">
          <w:rPr>
            <w:rPrChange w:id="101" w:author="Muralidhar Panapakam" w:date="2026-02-15T16:44:00Z">
              <w:rPr>
                <w:b/>
                <w:bCs/>
              </w:rPr>
            </w:rPrChange>
          </w:rPr>
          <w:t>nsuring data integrity without the need for constant on-site visits, allowing for efficient, centralized monitoring of trial data.</w:t>
        </w:r>
      </w:ins>
    </w:p>
    <w:p w14:paraId="7FB019E0" w14:textId="77777777" w:rsidR="003A4F53" w:rsidRDefault="003A4F53" w:rsidP="00307F29">
      <w:pPr>
        <w:pStyle w:val="Compact"/>
        <w:rPr>
          <w:ins w:id="102" w:author="Muralidhar Panapakam" w:date="2026-02-15T16:57:00Z"/>
        </w:rPr>
      </w:pPr>
      <w:ins w:id="103" w:author="Muralidhar Panapakam" w:date="2026-02-15T16:56:00Z">
        <w:r>
          <w:t xml:space="preserve">Key </w:t>
        </w:r>
      </w:ins>
      <w:ins w:id="104" w:author="Muralidhar Panapakam" w:date="2026-02-15T16:57:00Z">
        <w:r>
          <w:t>Benefits:</w:t>
        </w:r>
      </w:ins>
    </w:p>
    <w:p w14:paraId="2E8090DF" w14:textId="21DDA348" w:rsidR="003A4F53" w:rsidRDefault="003A4F53" w:rsidP="00307F29">
      <w:pPr>
        <w:pStyle w:val="Compact"/>
        <w:rPr>
          <w:ins w:id="105" w:author="Muralidhar Panapakam" w:date="2026-02-15T16:57:00Z"/>
        </w:rPr>
      </w:pPr>
      <w:ins w:id="106" w:author="Muralidhar Panapakam" w:date="2026-02-15T16:57:00Z">
        <w:r w:rsidRPr="003A4F53">
          <w:t>Significantly reduces travel costs and time associated with traditional monitoring.</w:t>
        </w:r>
      </w:ins>
    </w:p>
    <w:p w14:paraId="4ECDD334" w14:textId="72176E35" w:rsidR="003A4F53" w:rsidRDefault="003A4F53" w:rsidP="00307F29">
      <w:pPr>
        <w:pStyle w:val="Compact"/>
        <w:rPr>
          <w:ins w:id="107" w:author="Muralidhar Panapakam" w:date="2026-02-15T16:57:00Z"/>
        </w:rPr>
      </w:pPr>
      <w:ins w:id="108" w:author="Muralidhar Panapakam" w:date="2026-02-15T16:57:00Z">
        <w:r w:rsidRPr="003A4F53">
          <w:t>Remote verification allows for quicker detection of data discrepancies or protocol deviations.</w:t>
        </w:r>
      </w:ins>
    </w:p>
    <w:p w14:paraId="07EBE091" w14:textId="3D187295" w:rsidR="003A4F53" w:rsidRPr="00307F29" w:rsidRDefault="003A4F53" w:rsidP="00307F29">
      <w:pPr>
        <w:pStyle w:val="Compact"/>
        <w:pPrChange w:id="109" w:author="Muralidhar Panapakam" w:date="2026-02-15T16:42:00Z">
          <w:pPr>
            <w:pStyle w:val="Compact"/>
            <w:numPr>
              <w:numId w:val="4"/>
            </w:numPr>
            <w:ind w:left="720" w:hanging="480"/>
          </w:pPr>
        </w:pPrChange>
      </w:pPr>
      <w:ins w:id="110" w:author="Muralidhar Panapakam" w:date="2026-02-15T16:58:00Z">
        <w:r w:rsidRPr="003A4F53">
          <w:t>Enables focus on high-risk areas, improving overall monitoring effectiveness.</w:t>
        </w:r>
      </w:ins>
    </w:p>
    <w:p w14:paraId="72F797D6" w14:textId="77777777" w:rsidR="00531AAD" w:rsidRDefault="009F4399">
      <w:r>
        <w:pict w14:anchorId="30A89441">
          <v:rect id="_x0000_i1028" style="width:0;height:1.5pt" o:hralign="center" o:hrstd="t" o:hr="t"/>
        </w:pict>
      </w:r>
    </w:p>
    <w:p w14:paraId="1F88D7AB" w14:textId="77777777" w:rsidR="00531AAD" w:rsidRDefault="009F4399">
      <w:pPr>
        <w:pStyle w:val="Heading2"/>
      </w:pPr>
      <w:bookmarkStart w:id="111" w:name="who-uses-this-system"/>
      <w:bookmarkEnd w:id="3"/>
      <w:bookmarkEnd w:id="5"/>
      <w:r>
        <w:t>3. Who Uses This System?</w:t>
      </w:r>
    </w:p>
    <w:p w14:paraId="5FC67663" w14:textId="77777777" w:rsidR="00531AAD" w:rsidRDefault="009F4399">
      <w:pPr>
        <w:pStyle w:val="Heading3"/>
      </w:pPr>
      <w:bookmarkStart w:id="112" w:name="user-roles-overview"/>
      <w:r>
        <w:t>3.1 User Roles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0"/>
        <w:gridCol w:w="3943"/>
        <w:gridCol w:w="3943"/>
      </w:tblGrid>
      <w:tr w:rsidR="00531AAD" w14:paraId="50CBA6FC" w14:textId="77777777" w:rsidTr="0053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5BB8A7CD" w14:textId="77777777" w:rsidR="00531AAD" w:rsidRDefault="009F4399">
            <w:pPr>
              <w:pStyle w:val="Compact"/>
            </w:pPr>
            <w:r>
              <w:t>Role</w:t>
            </w:r>
          </w:p>
        </w:tc>
        <w:tc>
          <w:tcPr>
            <w:tcW w:w="3261" w:type="dxa"/>
          </w:tcPr>
          <w:p w14:paraId="560A5CA1" w14:textId="77777777" w:rsidR="00531AAD" w:rsidRDefault="009F4399">
            <w:pPr>
              <w:pStyle w:val="Compact"/>
            </w:pPr>
            <w:r>
              <w:t>What They Do</w:t>
            </w:r>
          </w:p>
        </w:tc>
        <w:tc>
          <w:tcPr>
            <w:tcW w:w="3261" w:type="dxa"/>
          </w:tcPr>
          <w:p w14:paraId="669081AD" w14:textId="77777777" w:rsidR="00531AAD" w:rsidRDefault="009F4399">
            <w:pPr>
              <w:pStyle w:val="Compact"/>
            </w:pPr>
            <w:r>
              <w:t>Access Level</w:t>
            </w:r>
          </w:p>
        </w:tc>
      </w:tr>
      <w:tr w:rsidR="00531AAD" w14:paraId="7715C59E" w14:textId="77777777">
        <w:tc>
          <w:tcPr>
            <w:tcW w:w="1397" w:type="dxa"/>
          </w:tcPr>
          <w:p w14:paraId="2FD1E2EC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lastRenderedPageBreak/>
              <w:t>Site Staff (PI/CRC)</w:t>
            </w:r>
          </w:p>
        </w:tc>
        <w:tc>
          <w:tcPr>
            <w:tcW w:w="3261" w:type="dxa"/>
          </w:tcPr>
          <w:p w14:paraId="21FB3541" w14:textId="77777777" w:rsidR="00531AAD" w:rsidRDefault="009F4399">
            <w:pPr>
              <w:pStyle w:val="Compact"/>
            </w:pPr>
            <w:r>
              <w:t>Enter patient data, dispense drugs</w:t>
            </w:r>
          </w:p>
        </w:tc>
        <w:tc>
          <w:tcPr>
            <w:tcW w:w="3261" w:type="dxa"/>
          </w:tcPr>
          <w:p w14:paraId="3D36B6F6" w14:textId="7A73B1C9" w:rsidR="00531AAD" w:rsidRDefault="009F4399">
            <w:pPr>
              <w:pStyle w:val="Compact"/>
            </w:pPr>
            <w:r>
              <w:t>Site-specific, Blinded</w:t>
            </w:r>
            <w:ins w:id="113" w:author="Muralidhar Panapakam" w:date="2026-02-15T17:05:00Z">
              <w:r w:rsidR="00FD6DD2">
                <w:t>/ UnBlinded</w:t>
              </w:r>
            </w:ins>
          </w:p>
        </w:tc>
      </w:tr>
      <w:tr w:rsidR="00531AAD" w14:paraId="54ED8925" w14:textId="77777777">
        <w:tc>
          <w:tcPr>
            <w:tcW w:w="1397" w:type="dxa"/>
          </w:tcPr>
          <w:p w14:paraId="194B3ED4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CRA (Monitor)</w:t>
            </w:r>
          </w:p>
        </w:tc>
        <w:tc>
          <w:tcPr>
            <w:tcW w:w="3261" w:type="dxa"/>
          </w:tcPr>
          <w:p w14:paraId="76B60B60" w14:textId="77777777" w:rsidR="00531AAD" w:rsidRDefault="009F4399">
            <w:pPr>
              <w:pStyle w:val="Compact"/>
            </w:pPr>
            <w:r>
              <w:t>Review data quality, verify source documents</w:t>
            </w:r>
          </w:p>
        </w:tc>
        <w:tc>
          <w:tcPr>
            <w:tcW w:w="3261" w:type="dxa"/>
          </w:tcPr>
          <w:p w14:paraId="40DF6334" w14:textId="758F6EE5" w:rsidR="00531AAD" w:rsidRDefault="009F4399">
            <w:pPr>
              <w:pStyle w:val="Compact"/>
            </w:pPr>
            <w:r>
              <w:t>Site-specific, Blinded</w:t>
            </w:r>
            <w:ins w:id="114" w:author="Muralidhar Panapakam" w:date="2026-02-15T17:05:00Z">
              <w:r w:rsidR="00FD6DD2">
                <w:t>/ UnBlinded</w:t>
              </w:r>
            </w:ins>
          </w:p>
        </w:tc>
      </w:tr>
      <w:tr w:rsidR="00531AAD" w14:paraId="01080BDC" w14:textId="77777777">
        <w:tc>
          <w:tcPr>
            <w:tcW w:w="1397" w:type="dxa"/>
          </w:tcPr>
          <w:p w14:paraId="37B346AE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3261" w:type="dxa"/>
          </w:tcPr>
          <w:p w14:paraId="73AB4CD0" w14:textId="77777777" w:rsidR="00531AAD" w:rsidRDefault="009F4399">
            <w:pPr>
              <w:pStyle w:val="Compact"/>
            </w:pPr>
            <w:r>
              <w:t>Oversee trial setup, manage sites</w:t>
            </w:r>
          </w:p>
        </w:tc>
        <w:tc>
          <w:tcPr>
            <w:tcW w:w="3261" w:type="dxa"/>
          </w:tcPr>
          <w:p w14:paraId="0DAEABF8" w14:textId="1A9E4C31" w:rsidR="00531AAD" w:rsidRDefault="009F4399">
            <w:pPr>
              <w:pStyle w:val="Compact"/>
            </w:pPr>
            <w:r>
              <w:t>All sites, Blinded</w:t>
            </w:r>
            <w:ins w:id="115" w:author="Muralidhar Panapakam" w:date="2026-02-15T17:05:00Z">
              <w:r w:rsidR="00FD6DD2">
                <w:t>/ UnBlinded</w:t>
              </w:r>
            </w:ins>
          </w:p>
        </w:tc>
      </w:tr>
      <w:tr w:rsidR="00531AAD" w14:paraId="039D1B49" w14:textId="77777777">
        <w:tc>
          <w:tcPr>
            <w:tcW w:w="1397" w:type="dxa"/>
          </w:tcPr>
          <w:p w14:paraId="2CBBA454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Data Manager</w:t>
            </w:r>
          </w:p>
        </w:tc>
        <w:tc>
          <w:tcPr>
            <w:tcW w:w="3261" w:type="dxa"/>
          </w:tcPr>
          <w:p w14:paraId="359C0734" w14:textId="77777777" w:rsidR="00531AAD" w:rsidRDefault="009F4399">
            <w:pPr>
              <w:pStyle w:val="Compact"/>
            </w:pPr>
            <w:r>
              <w:t>Review data, raise queries, ensure quality</w:t>
            </w:r>
          </w:p>
        </w:tc>
        <w:tc>
          <w:tcPr>
            <w:tcW w:w="3261" w:type="dxa"/>
          </w:tcPr>
          <w:p w14:paraId="3DCD2F51" w14:textId="45DDB729" w:rsidR="00531AAD" w:rsidRDefault="009F4399">
            <w:pPr>
              <w:pStyle w:val="Compact"/>
            </w:pPr>
            <w:r>
              <w:t>All sites, Blinded</w:t>
            </w:r>
            <w:ins w:id="116" w:author="Muralidhar Panapakam" w:date="2026-02-15T17:05:00Z">
              <w:r w:rsidR="00FD6DD2">
                <w:t>/ UnBlinded</w:t>
              </w:r>
            </w:ins>
          </w:p>
        </w:tc>
      </w:tr>
      <w:tr w:rsidR="00531AAD" w14:paraId="1DF59D75" w14:textId="77777777">
        <w:tc>
          <w:tcPr>
            <w:tcW w:w="1397" w:type="dxa"/>
          </w:tcPr>
          <w:p w14:paraId="3D2C5F5D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Medical Monitor</w:t>
            </w:r>
          </w:p>
        </w:tc>
        <w:tc>
          <w:tcPr>
            <w:tcW w:w="3261" w:type="dxa"/>
          </w:tcPr>
          <w:p w14:paraId="6A535431" w14:textId="77777777" w:rsidR="00531AAD" w:rsidRDefault="009F4399">
            <w:pPr>
              <w:pStyle w:val="Compact"/>
            </w:pPr>
            <w:r>
              <w:t>Approve patient eligibility for randomization</w:t>
            </w:r>
          </w:p>
        </w:tc>
        <w:tc>
          <w:tcPr>
            <w:tcW w:w="3261" w:type="dxa"/>
          </w:tcPr>
          <w:p w14:paraId="19D1BABD" w14:textId="65C8850C" w:rsidR="00531AAD" w:rsidRDefault="009F4399">
            <w:pPr>
              <w:pStyle w:val="Compact"/>
            </w:pPr>
            <w:r>
              <w:t>All sites, Blinded</w:t>
            </w:r>
            <w:ins w:id="117" w:author="Muralidhar Panapakam" w:date="2026-02-15T17:05:00Z">
              <w:r w:rsidR="00FD6DD2">
                <w:t>/ UnBlinded</w:t>
              </w:r>
            </w:ins>
          </w:p>
        </w:tc>
      </w:tr>
      <w:tr w:rsidR="00531AAD" w14:paraId="1A87538C" w14:textId="77777777">
        <w:tc>
          <w:tcPr>
            <w:tcW w:w="1397" w:type="dxa"/>
          </w:tcPr>
          <w:p w14:paraId="72A65F34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Depot Manager</w:t>
            </w:r>
          </w:p>
        </w:tc>
        <w:tc>
          <w:tcPr>
            <w:tcW w:w="3261" w:type="dxa"/>
          </w:tcPr>
          <w:p w14:paraId="739F3597" w14:textId="77777777" w:rsidR="00531AAD" w:rsidRDefault="009F4399">
            <w:pPr>
              <w:pStyle w:val="Compact"/>
            </w:pPr>
            <w:r>
              <w:t>Manage drug inventory, create shipments</w:t>
            </w:r>
          </w:p>
        </w:tc>
        <w:tc>
          <w:tcPr>
            <w:tcW w:w="3261" w:type="dxa"/>
          </w:tcPr>
          <w:p w14:paraId="3DD7CAAE" w14:textId="77777777" w:rsidR="00531AAD" w:rsidRDefault="009F4399">
            <w:pPr>
              <w:pStyle w:val="Compact"/>
            </w:pPr>
            <w:r>
              <w:t>All sites, Unblinded</w:t>
            </w:r>
          </w:p>
        </w:tc>
      </w:tr>
      <w:tr w:rsidR="00531AAD" w14:paraId="676C8D73" w14:textId="77777777">
        <w:tc>
          <w:tcPr>
            <w:tcW w:w="1397" w:type="dxa"/>
          </w:tcPr>
          <w:p w14:paraId="549CEFA2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Sponsor</w:t>
            </w:r>
          </w:p>
        </w:tc>
        <w:tc>
          <w:tcPr>
            <w:tcW w:w="3261" w:type="dxa"/>
          </w:tcPr>
          <w:p w14:paraId="23A20886" w14:textId="77777777" w:rsidR="00531AAD" w:rsidRDefault="009F4399">
            <w:pPr>
              <w:pStyle w:val="Compact"/>
            </w:pPr>
            <w:r>
              <w:t>View trial progress and reports</w:t>
            </w:r>
          </w:p>
        </w:tc>
        <w:tc>
          <w:tcPr>
            <w:tcW w:w="3261" w:type="dxa"/>
          </w:tcPr>
          <w:p w14:paraId="1A2DBB06" w14:textId="58A4FF70" w:rsidR="00531AAD" w:rsidRDefault="009F4399">
            <w:pPr>
              <w:pStyle w:val="Compact"/>
            </w:pPr>
            <w:r>
              <w:t>All sites, Blinded</w:t>
            </w:r>
            <w:ins w:id="118" w:author="Muralidhar Panapakam" w:date="2026-02-15T17:06:00Z">
              <w:r w:rsidR="00FD6DD2">
                <w:t>/ UnBlinded</w:t>
              </w:r>
            </w:ins>
          </w:p>
        </w:tc>
      </w:tr>
      <w:tr w:rsidR="00531AAD" w14:paraId="0C214F79" w14:textId="77777777">
        <w:tc>
          <w:tcPr>
            <w:tcW w:w="1397" w:type="dxa"/>
          </w:tcPr>
          <w:p w14:paraId="4A7B5E6D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Lab</w:t>
            </w:r>
          </w:p>
        </w:tc>
        <w:tc>
          <w:tcPr>
            <w:tcW w:w="3261" w:type="dxa"/>
          </w:tcPr>
          <w:p w14:paraId="79E259C8" w14:textId="77777777" w:rsidR="00531AAD" w:rsidRDefault="009F4399">
            <w:pPr>
              <w:pStyle w:val="Compact"/>
            </w:pPr>
            <w:r>
              <w:t>Upload and manage lab results</w:t>
            </w:r>
          </w:p>
        </w:tc>
        <w:tc>
          <w:tcPr>
            <w:tcW w:w="3261" w:type="dxa"/>
          </w:tcPr>
          <w:p w14:paraId="7B9B33DB" w14:textId="4CE862F9" w:rsidR="00531AAD" w:rsidRDefault="009F4399">
            <w:pPr>
              <w:pStyle w:val="Compact"/>
            </w:pPr>
            <w:r>
              <w:t>All sites, Blinded</w:t>
            </w:r>
            <w:ins w:id="119" w:author="Muralidhar Panapakam" w:date="2026-02-15T17:06:00Z">
              <w:r w:rsidR="00FD6DD2">
                <w:t>/ UnBlinded</w:t>
              </w:r>
            </w:ins>
          </w:p>
        </w:tc>
      </w:tr>
      <w:tr w:rsidR="00531AAD" w14:paraId="018DF917" w14:textId="77777777">
        <w:tc>
          <w:tcPr>
            <w:tcW w:w="1397" w:type="dxa"/>
          </w:tcPr>
          <w:p w14:paraId="74F2929F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QA</w:t>
            </w:r>
          </w:p>
        </w:tc>
        <w:tc>
          <w:tcPr>
            <w:tcW w:w="3261" w:type="dxa"/>
          </w:tcPr>
          <w:p w14:paraId="18EFCA69" w14:textId="77777777" w:rsidR="00531AAD" w:rsidRDefault="009F4399">
            <w:pPr>
              <w:pStyle w:val="Compact"/>
            </w:pPr>
            <w:r>
              <w:t>Quality review of data</w:t>
            </w:r>
          </w:p>
        </w:tc>
        <w:tc>
          <w:tcPr>
            <w:tcW w:w="3261" w:type="dxa"/>
          </w:tcPr>
          <w:p w14:paraId="4234E04E" w14:textId="0A29CAE5" w:rsidR="00531AAD" w:rsidRDefault="009F4399">
            <w:pPr>
              <w:pStyle w:val="Compact"/>
            </w:pPr>
            <w:r>
              <w:t>All sites, Blinded</w:t>
            </w:r>
            <w:ins w:id="120" w:author="Muralidhar Panapakam" w:date="2026-02-15T17:06:00Z">
              <w:r w:rsidR="00FD6DD2">
                <w:t>/ UnBlinded</w:t>
              </w:r>
            </w:ins>
          </w:p>
        </w:tc>
      </w:tr>
    </w:tbl>
    <w:p w14:paraId="3E999849" w14:textId="77777777" w:rsidR="00531AAD" w:rsidRDefault="009F4399">
      <w:pPr>
        <w:pStyle w:val="Heading3"/>
      </w:pPr>
      <w:bookmarkStart w:id="121" w:name="blinded-vs-unblinded"/>
      <w:bookmarkEnd w:id="112"/>
      <w:r>
        <w:t>3.2 Blinded vs Unblinded</w:t>
      </w:r>
    </w:p>
    <w:p w14:paraId="2573F373" w14:textId="29CAB73C" w:rsidR="00531AAD" w:rsidRDefault="009F4399">
      <w:pPr>
        <w:pStyle w:val="Compact"/>
        <w:numPr>
          <w:ilvl w:val="0"/>
          <w:numId w:val="5"/>
        </w:numPr>
      </w:pPr>
      <w:r>
        <w:rPr>
          <w:b/>
          <w:bCs/>
        </w:rPr>
        <w:t>Blinded Users:</w:t>
      </w:r>
      <w:r>
        <w:t xml:space="preserve"> Cannot see which treatment (test drug vs placebo</w:t>
      </w:r>
      <w:ins w:id="122" w:author="Muralidhar Panapakam" w:date="2026-02-15T17:06:00Z">
        <w:r w:rsidR="00FD6DD2">
          <w:t xml:space="preserve"> or Reference</w:t>
        </w:r>
      </w:ins>
      <w:r>
        <w:t>) a patient receives</w:t>
      </w:r>
    </w:p>
    <w:p w14:paraId="6C4F5A4B" w14:textId="6F0739DF" w:rsidR="00531AAD" w:rsidRDefault="009F4399">
      <w:pPr>
        <w:pStyle w:val="Compact"/>
        <w:numPr>
          <w:ilvl w:val="0"/>
          <w:numId w:val="5"/>
        </w:numPr>
      </w:pPr>
      <w:r>
        <w:rPr>
          <w:b/>
          <w:bCs/>
        </w:rPr>
        <w:t>Unblinded Users:</w:t>
      </w:r>
      <w:r>
        <w:t xml:space="preserve"> </w:t>
      </w:r>
      <w:r>
        <w:t>Can see treatment assignments (</w:t>
      </w:r>
      <w:del w:id="123" w:author="Muralidhar Panapakam" w:date="2026-02-15T17:07:00Z">
        <w:r w:rsidDel="00FD6DD2">
          <w:delText xml:space="preserve">only </w:delText>
        </w:r>
      </w:del>
      <w:ins w:id="124" w:author="Muralidhar Panapakam" w:date="2026-02-15T17:07:00Z">
        <w:r w:rsidR="00FD6DD2">
          <w:t xml:space="preserve">Eg. </w:t>
        </w:r>
      </w:ins>
      <w:r>
        <w:t>Depot Manager for drug management)</w:t>
      </w:r>
    </w:p>
    <w:p w14:paraId="3B47CF14" w14:textId="77777777" w:rsidR="00531AAD" w:rsidRDefault="009F4399">
      <w:r>
        <w:pict w14:anchorId="4E4C45CC">
          <v:rect id="_x0000_i1029" style="width:0;height:1.5pt" o:hralign="center" o:hrstd="t" o:hr="t"/>
        </w:pict>
      </w:r>
    </w:p>
    <w:p w14:paraId="4CE01864" w14:textId="77777777" w:rsidR="00531AAD" w:rsidRDefault="009F4399">
      <w:pPr>
        <w:pStyle w:val="Heading2"/>
      </w:pPr>
      <w:bookmarkStart w:id="125" w:name="key-functions-explained"/>
      <w:bookmarkEnd w:id="111"/>
      <w:bookmarkEnd w:id="121"/>
      <w:r>
        <w:t>4. Key Functions Explained</w:t>
      </w:r>
    </w:p>
    <w:p w14:paraId="4C14A445" w14:textId="77777777" w:rsidR="00531AAD" w:rsidRDefault="009F4399">
      <w:pPr>
        <w:pStyle w:val="Heading3"/>
      </w:pPr>
      <w:bookmarkStart w:id="126" w:name="study-setup-before-trial-starts"/>
      <w:r>
        <w:t>4.1 Study Setup (Before Trial Starts)</w:t>
      </w:r>
    </w:p>
    <w:p w14:paraId="4EEED324" w14:textId="77777777" w:rsidR="00531AAD" w:rsidRDefault="009F4399">
      <w:pPr>
        <w:pStyle w:val="FirstParagraph"/>
      </w:pPr>
      <w:r>
        <w:rPr>
          <w:b/>
          <w:bCs/>
        </w:rPr>
        <w:t>What happens:</w:t>
      </w:r>
      <w:r>
        <w:t xml:space="preserve"> 1. EDC/IWRS team configures the study in the system 2. Creates electronic forms (CRFs) matching the pape</w:t>
      </w:r>
      <w:r>
        <w:t>r protocol 3. Sets up visit schedule (Screening → Randomization → Treatment → Follow-up) 4. Configures drug arms (Test Drug vs Placebo) 5. Uploads randomization list (secret assignment of patients to treatments) 6. Enrolls trial sites</w:t>
      </w:r>
    </w:p>
    <w:p w14:paraId="3B26F162" w14:textId="77777777" w:rsidR="00531AAD" w:rsidRDefault="009F4399">
      <w:pPr>
        <w:pStyle w:val="BodyText"/>
      </w:pPr>
      <w:r>
        <w:rPr>
          <w:b/>
          <w:bCs/>
        </w:rPr>
        <w:t>Example:</w:t>
      </w:r>
      <w:r>
        <w:t xml:space="preserve"> &gt; A pharmace</w:t>
      </w:r>
      <w:r>
        <w:t>utical company is testing a new diabetes drug. They set up a study with: &gt; - 10 hospital sites across India &gt; - 5 visits per patient over 3 months &gt; - 2:1 randomization (2 patients get test drug for every 1 getting placebo) &gt; - 15 electronic forms to captu</w:t>
      </w:r>
      <w:r>
        <w:t>re vital signs, lab results, adverse events, etc.</w:t>
      </w:r>
    </w:p>
    <w:p w14:paraId="60070641" w14:textId="77777777" w:rsidR="00531AAD" w:rsidRDefault="009F4399">
      <w:r>
        <w:pict w14:anchorId="5F1E8830">
          <v:rect id="_x0000_i1030" style="width:0;height:1.5pt" o:hralign="center" o:hrstd="t" o:hr="t"/>
        </w:pict>
      </w:r>
    </w:p>
    <w:p w14:paraId="0887DAA9" w14:textId="77777777" w:rsidR="00531AAD" w:rsidRDefault="009F4399">
      <w:pPr>
        <w:pStyle w:val="Heading3"/>
      </w:pPr>
      <w:bookmarkStart w:id="127" w:name="patient-journey-through-the-system"/>
      <w:bookmarkEnd w:id="126"/>
      <w:r>
        <w:t>4.2 Patient Journey Through the System</w:t>
      </w:r>
    </w:p>
    <w:p w14:paraId="5EDC4036" w14:textId="77777777" w:rsidR="00531AAD" w:rsidRDefault="009F4399">
      <w:pPr>
        <w:pStyle w:val="SourceCode"/>
      </w:pPr>
      <w:r>
        <w:rPr>
          <w:rStyle w:val="VerbatimChar"/>
        </w:rPr>
        <w:t>SCREENING (Visit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staff enters patient demographics</w:t>
      </w:r>
      <w:r>
        <w:br/>
      </w:r>
      <w:r>
        <w:rPr>
          <w:rStyle w:val="VerbatimChar"/>
        </w:rPr>
        <w:lastRenderedPageBreak/>
        <w:t xml:space="preserve">    ├── Records informed consent</w:t>
      </w:r>
      <w:r>
        <w:br/>
      </w:r>
      <w:r>
        <w:rPr>
          <w:rStyle w:val="VerbatimChar"/>
        </w:rPr>
        <w:t xml:space="preserve">    ├── Captures screening assessments (vitals, labs, ECG)</w:t>
      </w:r>
      <w:r>
        <w:br/>
      </w:r>
      <w:r>
        <w:rPr>
          <w:rStyle w:val="VerbatimChar"/>
        </w:rPr>
        <w:t xml:space="preserve">    ├── System checks eligibility criteria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ELIGIBILITY REVIEW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Medical Monitor reviews patient data</w:t>
      </w:r>
      <w:r>
        <w:br/>
      </w:r>
      <w:r>
        <w:rPr>
          <w:rStyle w:val="VerbatimChar"/>
        </w:rPr>
        <w:t xml:space="preserve">    ├── Approves / Rejects / Sends back for correction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RANDOMIZATION (Visit 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System assigns patient to </w:t>
      </w:r>
      <w:r>
        <w:rPr>
          <w:rStyle w:val="VerbatimChar"/>
        </w:rPr>
        <w:t>treatment arm (blinded)</w:t>
      </w:r>
      <w:r>
        <w:br/>
      </w:r>
      <w:r>
        <w:rPr>
          <w:rStyle w:val="VerbatimChar"/>
        </w:rPr>
        <w:t xml:space="preserve">    ├── Generates unique randomization number</w:t>
      </w:r>
      <w:r>
        <w:br/>
      </w:r>
      <w:r>
        <w:rPr>
          <w:rStyle w:val="VerbatimChar"/>
        </w:rPr>
        <w:t xml:space="preserve">    ├── Assigns drug kit number</w:t>
      </w:r>
      <w:r>
        <w:br/>
      </w:r>
      <w:r>
        <w:rPr>
          <w:rStyle w:val="VerbatimChar"/>
        </w:rPr>
        <w:t xml:space="preserve">    ├── Site dispenses drug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TREATMENT VISITS (Visit 3, 4, 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for follow-up</w:t>
      </w:r>
      <w:r>
        <w:br/>
      </w:r>
      <w:r>
        <w:rPr>
          <w:rStyle w:val="VerbatimChar"/>
        </w:rPr>
        <w:t xml:space="preserve">    ├── Site captures efficacy and safety data</w:t>
      </w:r>
      <w:r>
        <w:br/>
      </w:r>
      <w:r>
        <w:rPr>
          <w:rStyle w:val="VerbatimChar"/>
        </w:rPr>
        <w:t xml:space="preserve">    ├── Drug accountability (returned tablets counted)</w:t>
      </w:r>
      <w:r>
        <w:br/>
      </w:r>
      <w:r>
        <w:rPr>
          <w:rStyle w:val="VerbatimChar"/>
        </w:rPr>
        <w:t xml:space="preserve">    ├── New drug dispensed if needed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END OF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Final assessments captured</w:t>
      </w:r>
      <w:r>
        <w:br/>
      </w:r>
      <w:r>
        <w:rPr>
          <w:rStyle w:val="VerbatimChar"/>
        </w:rPr>
        <w:t xml:space="preserve">    ├── Patie</w:t>
      </w:r>
      <w:r>
        <w:rPr>
          <w:rStyle w:val="VerbatimChar"/>
        </w:rPr>
        <w:t>nt completes trial</w:t>
      </w:r>
      <w:r>
        <w:br/>
      </w:r>
      <w:r>
        <w:rPr>
          <w:rStyle w:val="VerbatimChar"/>
        </w:rPr>
        <w:t xml:space="preserve">    └── Data locked for analysis</w:t>
      </w:r>
    </w:p>
    <w:p w14:paraId="42984803" w14:textId="77777777" w:rsidR="00531AAD" w:rsidRDefault="009F4399">
      <w:r>
        <w:pict w14:anchorId="315B748D">
          <v:rect id="_x0000_i1031" style="width:0;height:1.5pt" o:hralign="center" o:hrstd="t" o:hr="t"/>
        </w:pict>
      </w:r>
    </w:p>
    <w:p w14:paraId="670F603F" w14:textId="77777777" w:rsidR="00531AAD" w:rsidRDefault="009F4399">
      <w:pPr>
        <w:pStyle w:val="Heading3"/>
      </w:pPr>
      <w:bookmarkStart w:id="128" w:name="data-entry-and-quality-control"/>
      <w:bookmarkEnd w:id="127"/>
      <w:r>
        <w:t>4.3 Data Entry and Quality Control</w:t>
      </w:r>
    </w:p>
    <w:p w14:paraId="53EC43D3" w14:textId="77777777" w:rsidR="00531AAD" w:rsidRDefault="009F4399">
      <w:pPr>
        <w:pStyle w:val="FirstParagraph"/>
      </w:pPr>
      <w:r>
        <w:rPr>
          <w:b/>
          <w:bCs/>
        </w:rPr>
        <w:t>How data flows:</w:t>
      </w:r>
    </w:p>
    <w:p w14:paraId="29F2E7EB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Site Staff Enters Data</w:t>
      </w:r>
    </w:p>
    <w:p w14:paraId="66B7FC48" w14:textId="77777777" w:rsidR="00531AAD" w:rsidRDefault="009F4399">
      <w:pPr>
        <w:pStyle w:val="Compact"/>
        <w:numPr>
          <w:ilvl w:val="1"/>
          <w:numId w:val="7"/>
        </w:numPr>
      </w:pPr>
      <w:r>
        <w:t>Opens patient’s visit</w:t>
      </w:r>
    </w:p>
    <w:p w14:paraId="3B565529" w14:textId="77777777" w:rsidR="00531AAD" w:rsidRDefault="009F4399">
      <w:pPr>
        <w:pStyle w:val="Compact"/>
        <w:numPr>
          <w:ilvl w:val="1"/>
          <w:numId w:val="7"/>
        </w:numPr>
      </w:pPr>
      <w:r>
        <w:t>Fills in electronic form (CRF)</w:t>
      </w:r>
    </w:p>
    <w:p w14:paraId="7A0DDB29" w14:textId="77777777" w:rsidR="00531AAD" w:rsidRDefault="009F4399">
      <w:pPr>
        <w:pStyle w:val="Compact"/>
        <w:numPr>
          <w:ilvl w:val="1"/>
          <w:numId w:val="7"/>
        </w:numPr>
      </w:pPr>
      <w:r>
        <w:t>Clicks “Save &amp; Submit”</w:t>
      </w:r>
    </w:p>
    <w:p w14:paraId="009DA8DD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System Validates Data</w:t>
      </w:r>
    </w:p>
    <w:p w14:paraId="3B63C83A" w14:textId="77777777" w:rsidR="00531AAD" w:rsidRDefault="009F4399">
      <w:pPr>
        <w:pStyle w:val="Compact"/>
        <w:numPr>
          <w:ilvl w:val="1"/>
          <w:numId w:val="8"/>
        </w:numPr>
      </w:pPr>
      <w:r>
        <w:t>Checks for missing fields</w:t>
      </w:r>
    </w:p>
    <w:p w14:paraId="7E053DC6" w14:textId="77777777" w:rsidR="00531AAD" w:rsidRDefault="009F4399">
      <w:pPr>
        <w:pStyle w:val="Compact"/>
        <w:numPr>
          <w:ilvl w:val="1"/>
          <w:numId w:val="8"/>
        </w:numPr>
      </w:pPr>
      <w:r>
        <w:t>Vali</w:t>
      </w:r>
      <w:r>
        <w:t>dates ranges (e.g., blood pressure 60-200)</w:t>
      </w:r>
    </w:p>
    <w:p w14:paraId="2A1FBF08" w14:textId="77777777" w:rsidR="00531AAD" w:rsidRDefault="009F4399">
      <w:pPr>
        <w:pStyle w:val="Compact"/>
        <w:numPr>
          <w:ilvl w:val="1"/>
          <w:numId w:val="8"/>
        </w:numPr>
      </w:pPr>
      <w:r>
        <w:t>Fires “auto-queries” for out-of-range values</w:t>
      </w:r>
    </w:p>
    <w:p w14:paraId="1EF0512D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CRA Reviews (SDV)</w:t>
      </w:r>
    </w:p>
    <w:p w14:paraId="0466F8D4" w14:textId="77777777" w:rsidR="00531AAD" w:rsidRDefault="009F4399">
      <w:pPr>
        <w:pStyle w:val="Compact"/>
        <w:numPr>
          <w:ilvl w:val="1"/>
          <w:numId w:val="9"/>
        </w:numPr>
      </w:pPr>
      <w:r>
        <w:lastRenderedPageBreak/>
        <w:t>Compares electronic data against source documents</w:t>
      </w:r>
    </w:p>
    <w:p w14:paraId="7D648972" w14:textId="77777777" w:rsidR="00531AAD" w:rsidRDefault="009F4399">
      <w:pPr>
        <w:pStyle w:val="Compact"/>
        <w:numPr>
          <w:ilvl w:val="1"/>
          <w:numId w:val="9"/>
        </w:numPr>
      </w:pPr>
      <w:r>
        <w:t>Marks data as “Source Data Verified”</w:t>
      </w:r>
    </w:p>
    <w:p w14:paraId="14F9CF9B" w14:textId="77777777" w:rsidR="00531AAD" w:rsidRDefault="009F4399">
      <w:pPr>
        <w:pStyle w:val="Compact"/>
        <w:numPr>
          <w:ilvl w:val="1"/>
          <w:numId w:val="9"/>
        </w:numPr>
      </w:pPr>
      <w:r>
        <w:t>Raises manual queries if discrepancies found</w:t>
      </w:r>
    </w:p>
    <w:p w14:paraId="4E9E2415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Data Manager Reviews</w:t>
      </w:r>
    </w:p>
    <w:p w14:paraId="23DB0B01" w14:textId="77777777" w:rsidR="00531AAD" w:rsidRDefault="009F4399">
      <w:pPr>
        <w:pStyle w:val="Compact"/>
        <w:numPr>
          <w:ilvl w:val="1"/>
          <w:numId w:val="10"/>
        </w:numPr>
      </w:pPr>
      <w:r>
        <w:t>Reviews all data for consistency</w:t>
      </w:r>
    </w:p>
    <w:p w14:paraId="2541E2E2" w14:textId="77777777" w:rsidR="00531AAD" w:rsidRDefault="009F4399">
      <w:pPr>
        <w:pStyle w:val="Compact"/>
        <w:numPr>
          <w:ilvl w:val="1"/>
          <w:numId w:val="10"/>
        </w:numPr>
      </w:pPr>
      <w:r>
        <w:t>Raises cross-form queries</w:t>
      </w:r>
    </w:p>
    <w:p w14:paraId="6BA9B072" w14:textId="77777777" w:rsidR="00531AAD" w:rsidRDefault="009F4399">
      <w:pPr>
        <w:pStyle w:val="Compact"/>
        <w:numPr>
          <w:ilvl w:val="1"/>
          <w:numId w:val="10"/>
        </w:numPr>
      </w:pPr>
      <w:r>
        <w:t>Ensures data is analysis-ready</w:t>
      </w:r>
    </w:p>
    <w:p w14:paraId="67E2F607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QA Reviews</w:t>
      </w:r>
    </w:p>
    <w:p w14:paraId="09056B0C" w14:textId="77777777" w:rsidR="00531AAD" w:rsidRDefault="009F4399">
      <w:pPr>
        <w:pStyle w:val="Compact"/>
        <w:numPr>
          <w:ilvl w:val="1"/>
          <w:numId w:val="11"/>
        </w:numPr>
      </w:pPr>
      <w:r>
        <w:t>Final quality check</w:t>
      </w:r>
    </w:p>
    <w:p w14:paraId="2FE8728B" w14:textId="77777777" w:rsidR="00531AAD" w:rsidRDefault="009F4399">
      <w:pPr>
        <w:pStyle w:val="Compact"/>
        <w:numPr>
          <w:ilvl w:val="1"/>
          <w:numId w:val="11"/>
        </w:numPr>
      </w:pPr>
      <w:r>
        <w:t>Ensures compliance with protocol</w:t>
      </w:r>
    </w:p>
    <w:p w14:paraId="037F0768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PI Sign-off</w:t>
      </w:r>
    </w:p>
    <w:p w14:paraId="3B4BCA24" w14:textId="77777777" w:rsidR="00531AAD" w:rsidRDefault="009F4399">
      <w:pPr>
        <w:pStyle w:val="Compact"/>
        <w:numPr>
          <w:ilvl w:val="1"/>
          <w:numId w:val="12"/>
        </w:numPr>
      </w:pPr>
      <w:r>
        <w:t>Principal Investigator electronically signs</w:t>
      </w:r>
    </w:p>
    <w:p w14:paraId="6596AB1B" w14:textId="77777777" w:rsidR="00531AAD" w:rsidRDefault="009F4399">
      <w:pPr>
        <w:pStyle w:val="Compact"/>
        <w:numPr>
          <w:ilvl w:val="1"/>
          <w:numId w:val="12"/>
        </w:numPr>
      </w:pPr>
      <w:r>
        <w:t>Confirms data accuracy</w:t>
      </w:r>
    </w:p>
    <w:p w14:paraId="602F1774" w14:textId="77777777" w:rsidR="00531AAD" w:rsidRDefault="009F4399">
      <w:pPr>
        <w:pStyle w:val="Compact"/>
        <w:numPr>
          <w:ilvl w:val="0"/>
          <w:numId w:val="6"/>
        </w:numPr>
      </w:pPr>
      <w:r>
        <w:rPr>
          <w:b/>
          <w:bCs/>
        </w:rPr>
        <w:t>Da</w:t>
      </w:r>
      <w:r>
        <w:rPr>
          <w:b/>
          <w:bCs/>
        </w:rPr>
        <w:t>ta Lock</w:t>
      </w:r>
    </w:p>
    <w:p w14:paraId="09A3A585" w14:textId="77777777" w:rsidR="00531AAD" w:rsidRDefault="009F4399">
      <w:pPr>
        <w:pStyle w:val="Compact"/>
        <w:numPr>
          <w:ilvl w:val="1"/>
          <w:numId w:val="13"/>
        </w:numPr>
      </w:pPr>
      <w:r>
        <w:t>No further changes allowed</w:t>
      </w:r>
    </w:p>
    <w:p w14:paraId="661193C4" w14:textId="77777777" w:rsidR="00531AAD" w:rsidRDefault="009F4399">
      <w:pPr>
        <w:pStyle w:val="Compact"/>
        <w:numPr>
          <w:ilvl w:val="1"/>
          <w:numId w:val="13"/>
        </w:numPr>
      </w:pPr>
      <w:r>
        <w:t>Ready for statistical analysis</w:t>
      </w:r>
    </w:p>
    <w:p w14:paraId="4B5EA5BD" w14:textId="77777777" w:rsidR="00531AAD" w:rsidRDefault="009F4399">
      <w:r>
        <w:pict w14:anchorId="1C931A45">
          <v:rect id="_x0000_i1032" style="width:0;height:1.5pt" o:hralign="center" o:hrstd="t" o:hr="t"/>
        </w:pict>
      </w:r>
    </w:p>
    <w:p w14:paraId="09090DD8" w14:textId="77777777" w:rsidR="00531AAD" w:rsidRDefault="009F4399">
      <w:pPr>
        <w:pStyle w:val="Heading3"/>
      </w:pPr>
      <w:bookmarkStart w:id="129" w:name="query-management"/>
      <w:bookmarkEnd w:id="128"/>
      <w:r>
        <w:t>4.4 Query Management</w:t>
      </w:r>
    </w:p>
    <w:p w14:paraId="3B64C434" w14:textId="77777777" w:rsidR="00531AAD" w:rsidRDefault="009F4399">
      <w:pPr>
        <w:pStyle w:val="FirstParagraph"/>
      </w:pPr>
      <w:r>
        <w:rPr>
          <w:b/>
          <w:bCs/>
        </w:rPr>
        <w:t>What is a Query?</w:t>
      </w:r>
      <w:r>
        <w:t xml:space="preserve"> </w:t>
      </w:r>
      <w:r>
        <w:t>A query is a question or clarification request about data that seems incorrect or incomplete.</w:t>
      </w:r>
    </w:p>
    <w:p w14:paraId="23C7C33A" w14:textId="77777777" w:rsidR="00531AAD" w:rsidRDefault="009F4399">
      <w:pPr>
        <w:pStyle w:val="BodyText"/>
      </w:pPr>
      <w:r>
        <w:rPr>
          <w:b/>
          <w:bCs/>
        </w:rPr>
        <w:t>Query Workflow:</w:t>
      </w:r>
    </w:p>
    <w:p w14:paraId="419954B9" w14:textId="77777777" w:rsidR="00531AAD" w:rsidRDefault="009F4399">
      <w:pPr>
        <w:pStyle w:val="SourceCode"/>
      </w:pPr>
      <w:r>
        <w:rPr>
          <w:rStyle w:val="VerbatimChar"/>
        </w:rPr>
        <w:t>OPEN → RESPONDED → CLOSED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REOPENED (if response unsatisfactory)</w:t>
      </w:r>
    </w:p>
    <w:p w14:paraId="32541014" w14:textId="77777777" w:rsidR="00531AAD" w:rsidRDefault="009F4399">
      <w:pPr>
        <w:pStyle w:val="FirstParagraph"/>
      </w:pPr>
      <w:r>
        <w:rPr>
          <w:b/>
          <w:bCs/>
        </w:rPr>
        <w:t>Types of Queries:</w:t>
      </w:r>
      <w:r>
        <w:t xml:space="preserve"> | Type | Raised By | Example | |——|———–|———| | </w:t>
      </w:r>
      <w:r>
        <w:t>Auto Query | System | “Blood pressure 300/150 is out of range. Please verify.” | | Manual Query | CRA | “Consent date is after screening date. Please clarify.” | | DM Query | Data Manager | “Lab value conflicts with AE reported. Please reconcile.” |</w:t>
      </w:r>
    </w:p>
    <w:p w14:paraId="5DF9A50F" w14:textId="77777777" w:rsidR="00531AAD" w:rsidRDefault="009F4399">
      <w:r>
        <w:pict w14:anchorId="526382C3">
          <v:rect id="_x0000_i1033" style="width:0;height:1.5pt" o:hralign="center" o:hrstd="t" o:hr="t"/>
        </w:pict>
      </w:r>
    </w:p>
    <w:p w14:paraId="4D3E0977" w14:textId="77777777" w:rsidR="00531AAD" w:rsidRDefault="009F4399">
      <w:pPr>
        <w:pStyle w:val="Heading3"/>
      </w:pPr>
      <w:bookmarkStart w:id="130" w:name="drug-ip-management"/>
      <w:bookmarkEnd w:id="129"/>
      <w:r>
        <w:t xml:space="preserve">4.5 </w:t>
      </w:r>
      <w:r>
        <w:t>Drug (IP) Management</w:t>
      </w:r>
    </w:p>
    <w:p w14:paraId="5FFDEBFA" w14:textId="77777777" w:rsidR="00531AAD" w:rsidRDefault="009F4399">
      <w:pPr>
        <w:pStyle w:val="FirstParagraph"/>
      </w:pPr>
      <w:r>
        <w:rPr>
          <w:b/>
          <w:bCs/>
        </w:rPr>
        <w:t>The Drug Supply Chain:</w:t>
      </w:r>
    </w:p>
    <w:p w14:paraId="2B52B62E" w14:textId="77777777" w:rsidR="00531AAD" w:rsidRDefault="009F4399">
      <w:pPr>
        <w:pStyle w:val="SourceCode"/>
      </w:pPr>
      <w:r>
        <w:rPr>
          <w:rStyle w:val="VerbatimChar"/>
        </w:rPr>
        <w:t>MANUFACTURER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CENTRAL DEPOT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Depot Manager receives drugs (Inward)</w:t>
      </w:r>
      <w:r>
        <w:br/>
      </w:r>
      <w:r>
        <w:rPr>
          <w:rStyle w:val="VerbatimChar"/>
        </w:rPr>
        <w:t xml:space="preserve">    ├── Creates kits (Kit Generation)</w:t>
      </w:r>
      <w:r>
        <w:br/>
      </w:r>
      <w:r>
        <w:rPr>
          <w:rStyle w:val="VerbatimChar"/>
        </w:rPr>
        <w:lastRenderedPageBreak/>
        <w:t xml:space="preserve">    ├── Manages 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SHIPMENT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CRA requests k</w:t>
      </w:r>
      <w:r>
        <w:rPr>
          <w:rStyle w:val="VerbatimChar"/>
        </w:rPr>
        <w:t>its for site</w:t>
      </w:r>
      <w:r>
        <w:br/>
      </w:r>
      <w:r>
        <w:rPr>
          <w:rStyle w:val="VerbatimChar"/>
        </w:rPr>
        <w:t xml:space="preserve">    ├── PM approves request</w:t>
      </w:r>
      <w:r>
        <w:br/>
      </w:r>
      <w:r>
        <w:rPr>
          <w:rStyle w:val="VerbatimChar"/>
        </w:rPr>
        <w:t xml:space="preserve">    ├── Depot creates shipment</w:t>
      </w:r>
      <w:r>
        <w:br/>
      </w:r>
      <w:r>
        <w:rPr>
          <w:rStyle w:val="VerbatimChar"/>
        </w:rPr>
        <w:t xml:space="preserve">    ├── Ships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SITE RECEIVES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acknowledges receipt</w:t>
      </w:r>
      <w:r>
        <w:br/>
      </w:r>
      <w:r>
        <w:rPr>
          <w:rStyle w:val="VerbatimChar"/>
        </w:rPr>
        <w:t xml:space="preserve">    ├── Marks kits as: Received / Damaged / Quarantined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DISPENSED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├── System assigns kit based on randomization</w:t>
      </w:r>
      <w:r>
        <w:br/>
      </w:r>
      <w:r>
        <w:rPr>
          <w:rStyle w:val="VerbatimChar"/>
        </w:rPr>
        <w:t xml:space="preserve">    ├── Site dispenses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ACCOUNTABILITY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unused tablets</w:t>
      </w:r>
      <w:r>
        <w:br/>
      </w:r>
      <w:r>
        <w:rPr>
          <w:rStyle w:val="VerbatimChar"/>
        </w:rPr>
        <w:t xml:space="preserve">    ├── Site records returned count</w:t>
      </w:r>
      <w:r>
        <w:br/>
      </w:r>
      <w:r>
        <w:rPr>
          <w:rStyle w:val="VerbatimChar"/>
        </w:rPr>
        <w:t xml:space="preserve">    └── Unused/damaged drugs returned to depot</w:t>
      </w:r>
    </w:p>
    <w:p w14:paraId="1F23CCD1" w14:textId="77777777" w:rsidR="00531AAD" w:rsidRDefault="009F4399">
      <w:pPr>
        <w:pStyle w:val="FirstParagraph"/>
      </w:pPr>
      <w:r>
        <w:rPr>
          <w:b/>
          <w:bCs/>
        </w:rPr>
        <w:t>Drug Statuses:</w:t>
      </w:r>
      <w:r>
        <w:t xml:space="preserve"> | Status | Meaning | |——–|———| | Available | Ready for dispensing | | Dispensed | Given to patient | | Damaged | Cannot be used | | Quarantined | Under investigation | | Expired | Past expiry da</w:t>
      </w:r>
      <w:r>
        <w:t>te | | Destroyed | Disposed of |</w:t>
      </w:r>
    </w:p>
    <w:p w14:paraId="3B753A0E" w14:textId="77777777" w:rsidR="00531AAD" w:rsidRDefault="009F4399">
      <w:r>
        <w:pict w14:anchorId="4E9C476F">
          <v:rect id="_x0000_i1034" style="width:0;height:1.5pt" o:hralign="center" o:hrstd="t" o:hr="t"/>
        </w:pict>
      </w:r>
    </w:p>
    <w:p w14:paraId="1B40F38B" w14:textId="77777777" w:rsidR="00531AAD" w:rsidRDefault="009F4399">
      <w:pPr>
        <w:pStyle w:val="Heading3"/>
      </w:pPr>
      <w:bookmarkStart w:id="131" w:name="reports-available"/>
      <w:bookmarkEnd w:id="130"/>
      <w:r>
        <w:t>4.6 Reports Available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0"/>
        <w:gridCol w:w="4016"/>
        <w:gridCol w:w="2660"/>
      </w:tblGrid>
      <w:tr w:rsidR="00531AAD" w14:paraId="53C18194" w14:textId="77777777" w:rsidTr="0053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BE7C6" w14:textId="77777777" w:rsidR="00531AAD" w:rsidRDefault="009F4399">
            <w:pPr>
              <w:pStyle w:val="Compact"/>
            </w:pPr>
            <w:r>
              <w:t>Report</w:t>
            </w:r>
          </w:p>
        </w:tc>
        <w:tc>
          <w:tcPr>
            <w:tcW w:w="0" w:type="auto"/>
          </w:tcPr>
          <w:p w14:paraId="1A876D53" w14:textId="77777777" w:rsidR="00531AAD" w:rsidRDefault="009F4399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5879CD30" w14:textId="77777777" w:rsidR="00531AAD" w:rsidRDefault="009F4399">
            <w:pPr>
              <w:pStyle w:val="Compact"/>
            </w:pPr>
            <w:r>
              <w:t>Who Uses It</w:t>
            </w:r>
          </w:p>
        </w:tc>
      </w:tr>
      <w:tr w:rsidR="00531AAD" w14:paraId="434B9461" w14:textId="77777777">
        <w:tc>
          <w:tcPr>
            <w:tcW w:w="0" w:type="auto"/>
          </w:tcPr>
          <w:p w14:paraId="4194EE1F" w14:textId="77777777" w:rsidR="00531AAD" w:rsidRDefault="009F4399">
            <w:pPr>
              <w:pStyle w:val="Compact"/>
            </w:pPr>
            <w:r>
              <w:t>Subject Status</w:t>
            </w:r>
          </w:p>
        </w:tc>
        <w:tc>
          <w:tcPr>
            <w:tcW w:w="0" w:type="auto"/>
          </w:tcPr>
          <w:p w14:paraId="097FEF8F" w14:textId="77777777" w:rsidR="00531AAD" w:rsidRDefault="009F4399">
            <w:pPr>
              <w:pStyle w:val="Compact"/>
            </w:pPr>
            <w:r>
              <w:t>Track patient progress through visits</w:t>
            </w:r>
          </w:p>
        </w:tc>
        <w:tc>
          <w:tcPr>
            <w:tcW w:w="0" w:type="auto"/>
          </w:tcPr>
          <w:p w14:paraId="0C1601B1" w14:textId="538C9E3E" w:rsidR="00531AAD" w:rsidRDefault="00FD6DD2">
            <w:pPr>
              <w:pStyle w:val="Compact"/>
            </w:pPr>
            <w:ins w:id="132" w:author="Muralidhar Panapakam" w:date="2026-02-15T17:09:00Z">
              <w:r>
                <w:t xml:space="preserve">ADMIN, </w:t>
              </w:r>
            </w:ins>
            <w:r w:rsidR="009F4399">
              <w:t>PM, CRA</w:t>
            </w:r>
          </w:p>
        </w:tc>
      </w:tr>
      <w:tr w:rsidR="00531AAD" w14:paraId="0AF98C5C" w14:textId="77777777">
        <w:tc>
          <w:tcPr>
            <w:tcW w:w="0" w:type="auto"/>
          </w:tcPr>
          <w:p w14:paraId="4588261A" w14:textId="77777777" w:rsidR="00531AAD" w:rsidRDefault="009F4399">
            <w:pPr>
              <w:pStyle w:val="Compact"/>
            </w:pPr>
            <w:r>
              <w:t>Visit Status</w:t>
            </w:r>
          </w:p>
        </w:tc>
        <w:tc>
          <w:tcPr>
            <w:tcW w:w="0" w:type="auto"/>
          </w:tcPr>
          <w:p w14:paraId="132A9D9F" w14:textId="77777777" w:rsidR="00531AAD" w:rsidRDefault="009F4399">
            <w:pPr>
              <w:pStyle w:val="Compact"/>
            </w:pPr>
            <w:r>
              <w:t>Monitor visit completion rates</w:t>
            </w:r>
          </w:p>
        </w:tc>
        <w:tc>
          <w:tcPr>
            <w:tcW w:w="0" w:type="auto"/>
          </w:tcPr>
          <w:p w14:paraId="64ED9EFF" w14:textId="29D2F83C" w:rsidR="00531AAD" w:rsidRDefault="00FD6DD2">
            <w:pPr>
              <w:pStyle w:val="Compact"/>
            </w:pPr>
            <w:ins w:id="133" w:author="Muralidhar Panapakam" w:date="2026-02-15T17:09:00Z">
              <w:r>
                <w:t xml:space="preserve">ADMIN, </w:t>
              </w:r>
            </w:ins>
            <w:r w:rsidR="009F4399">
              <w:t>PM, CRA</w:t>
            </w:r>
          </w:p>
        </w:tc>
      </w:tr>
      <w:tr w:rsidR="00531AAD" w14:paraId="005EC60D" w14:textId="77777777">
        <w:tc>
          <w:tcPr>
            <w:tcW w:w="0" w:type="auto"/>
          </w:tcPr>
          <w:p w14:paraId="228A523B" w14:textId="77777777" w:rsidR="00531AAD" w:rsidRDefault="009F4399">
            <w:pPr>
              <w:pStyle w:val="Compact"/>
            </w:pPr>
            <w:r>
              <w:t>Query Report</w:t>
            </w:r>
          </w:p>
        </w:tc>
        <w:tc>
          <w:tcPr>
            <w:tcW w:w="0" w:type="auto"/>
          </w:tcPr>
          <w:p w14:paraId="2F816CBD" w14:textId="77777777" w:rsidR="00531AAD" w:rsidRDefault="009F4399">
            <w:pPr>
              <w:pStyle w:val="Compact"/>
            </w:pPr>
            <w:r>
              <w:t>Track open/closed queries</w:t>
            </w:r>
          </w:p>
        </w:tc>
        <w:tc>
          <w:tcPr>
            <w:tcW w:w="0" w:type="auto"/>
          </w:tcPr>
          <w:p w14:paraId="13355732" w14:textId="1D89E7B2" w:rsidR="00531AAD" w:rsidRDefault="00FD6DD2">
            <w:pPr>
              <w:pStyle w:val="Compact"/>
            </w:pPr>
            <w:ins w:id="134" w:author="Muralidhar Panapakam" w:date="2026-02-15T17:09:00Z">
              <w:r>
                <w:t xml:space="preserve">ADMIN, </w:t>
              </w:r>
            </w:ins>
            <w:r w:rsidR="009F4399">
              <w:t>DM, CRA</w:t>
            </w:r>
          </w:p>
        </w:tc>
      </w:tr>
      <w:tr w:rsidR="00531AAD" w14:paraId="136D3B4A" w14:textId="77777777">
        <w:tc>
          <w:tcPr>
            <w:tcW w:w="0" w:type="auto"/>
          </w:tcPr>
          <w:p w14:paraId="4EE08CA1" w14:textId="77777777" w:rsidR="00531AAD" w:rsidRDefault="009F4399">
            <w:pPr>
              <w:pStyle w:val="Compact"/>
            </w:pPr>
            <w:r>
              <w:t>Query Ageing</w:t>
            </w:r>
          </w:p>
        </w:tc>
        <w:tc>
          <w:tcPr>
            <w:tcW w:w="0" w:type="auto"/>
          </w:tcPr>
          <w:p w14:paraId="177FE744" w14:textId="77777777" w:rsidR="00531AAD" w:rsidRDefault="009F4399">
            <w:pPr>
              <w:pStyle w:val="Compact"/>
            </w:pPr>
            <w:r>
              <w:t>Identify long-pending queries</w:t>
            </w:r>
          </w:p>
        </w:tc>
        <w:tc>
          <w:tcPr>
            <w:tcW w:w="0" w:type="auto"/>
          </w:tcPr>
          <w:p w14:paraId="20D7D759" w14:textId="4E8A5F98" w:rsidR="00531AAD" w:rsidRDefault="00FD6DD2">
            <w:pPr>
              <w:pStyle w:val="Compact"/>
            </w:pPr>
            <w:ins w:id="135" w:author="Muralidhar Panapakam" w:date="2026-02-15T17:09:00Z">
              <w:r>
                <w:t xml:space="preserve">ADMIN, </w:t>
              </w:r>
            </w:ins>
            <w:r w:rsidR="009F4399">
              <w:t>DM</w:t>
            </w:r>
          </w:p>
        </w:tc>
      </w:tr>
      <w:tr w:rsidR="00531AAD" w14:paraId="141B0765" w14:textId="77777777">
        <w:tc>
          <w:tcPr>
            <w:tcW w:w="0" w:type="auto"/>
          </w:tcPr>
          <w:p w14:paraId="60884412" w14:textId="77777777" w:rsidR="00531AAD" w:rsidRDefault="009F4399">
            <w:pPr>
              <w:pStyle w:val="Compact"/>
            </w:pPr>
            <w:r>
              <w:t>Audit Trail</w:t>
            </w:r>
          </w:p>
        </w:tc>
        <w:tc>
          <w:tcPr>
            <w:tcW w:w="0" w:type="auto"/>
          </w:tcPr>
          <w:p w14:paraId="66A85D99" w14:textId="77777777" w:rsidR="00531AAD" w:rsidRDefault="009F4399">
            <w:pPr>
              <w:pStyle w:val="Compact"/>
            </w:pPr>
            <w:r>
              <w:t>Complete history of all changes</w:t>
            </w:r>
          </w:p>
        </w:tc>
        <w:tc>
          <w:tcPr>
            <w:tcW w:w="0" w:type="auto"/>
          </w:tcPr>
          <w:p w14:paraId="641BA879" w14:textId="2D823272" w:rsidR="00531AAD" w:rsidRDefault="00FD6DD2">
            <w:pPr>
              <w:pStyle w:val="Compact"/>
            </w:pPr>
            <w:ins w:id="136" w:author="Muralidhar Panapakam" w:date="2026-02-15T17:09:00Z">
              <w:r>
                <w:t xml:space="preserve">ADMIN, </w:t>
              </w:r>
            </w:ins>
            <w:r w:rsidR="009F4399">
              <w:t>QA, Auditors</w:t>
            </w:r>
          </w:p>
        </w:tc>
      </w:tr>
      <w:tr w:rsidR="00531AAD" w14:paraId="2694BDD4" w14:textId="77777777">
        <w:tc>
          <w:tcPr>
            <w:tcW w:w="0" w:type="auto"/>
          </w:tcPr>
          <w:p w14:paraId="6BF77492" w14:textId="77777777" w:rsidR="00531AAD" w:rsidRDefault="009F4399">
            <w:pPr>
              <w:pStyle w:val="Compact"/>
            </w:pPr>
            <w:r>
              <w:t>IP Inventory</w:t>
            </w:r>
          </w:p>
        </w:tc>
        <w:tc>
          <w:tcPr>
            <w:tcW w:w="0" w:type="auto"/>
          </w:tcPr>
          <w:p w14:paraId="0F3FFECD" w14:textId="77777777" w:rsidR="00531AAD" w:rsidRDefault="009F4399">
            <w:pPr>
              <w:pStyle w:val="Compact"/>
            </w:pPr>
            <w:r>
              <w:t>Drug stock at each site</w:t>
            </w:r>
          </w:p>
        </w:tc>
        <w:tc>
          <w:tcPr>
            <w:tcW w:w="0" w:type="auto"/>
          </w:tcPr>
          <w:p w14:paraId="251EB865" w14:textId="76D60C4A" w:rsidR="00531AAD" w:rsidRDefault="00FD6DD2">
            <w:pPr>
              <w:pStyle w:val="Compact"/>
            </w:pPr>
            <w:ins w:id="137" w:author="Muralidhar Panapakam" w:date="2026-02-15T17:09:00Z">
              <w:r>
                <w:t xml:space="preserve">ADMIN, </w:t>
              </w:r>
            </w:ins>
            <w:r w:rsidR="009F4399">
              <w:t>PM, Depot</w:t>
            </w:r>
          </w:p>
        </w:tc>
      </w:tr>
      <w:tr w:rsidR="00531AAD" w14:paraId="3DF9A0ED" w14:textId="77777777">
        <w:tc>
          <w:tcPr>
            <w:tcW w:w="0" w:type="auto"/>
          </w:tcPr>
          <w:p w14:paraId="33433E44" w14:textId="77777777" w:rsidR="00531AAD" w:rsidRDefault="009F4399">
            <w:pPr>
              <w:pStyle w:val="Compact"/>
            </w:pPr>
            <w:r>
              <w:t>Data Extraction</w:t>
            </w:r>
          </w:p>
        </w:tc>
        <w:tc>
          <w:tcPr>
            <w:tcW w:w="0" w:type="auto"/>
          </w:tcPr>
          <w:p w14:paraId="35B87EC9" w14:textId="77777777" w:rsidR="00531AAD" w:rsidRDefault="009F4399">
            <w:pPr>
              <w:pStyle w:val="Compact"/>
            </w:pPr>
            <w:r>
              <w:t>Export data for analysis</w:t>
            </w:r>
          </w:p>
        </w:tc>
        <w:tc>
          <w:tcPr>
            <w:tcW w:w="0" w:type="auto"/>
          </w:tcPr>
          <w:p w14:paraId="01E4B4D3" w14:textId="0CA25AA9" w:rsidR="00531AAD" w:rsidRDefault="00FD6DD2">
            <w:pPr>
              <w:pStyle w:val="Compact"/>
            </w:pPr>
            <w:ins w:id="138" w:author="Muralidhar Panapakam" w:date="2026-02-15T17:09:00Z">
              <w:r>
                <w:t xml:space="preserve">ADMIN, </w:t>
              </w:r>
            </w:ins>
            <w:r w:rsidR="009F4399">
              <w:t>DM, Statistician</w:t>
            </w:r>
          </w:p>
        </w:tc>
      </w:tr>
    </w:tbl>
    <w:p w14:paraId="2C9F6643" w14:textId="77777777" w:rsidR="00531AAD" w:rsidRDefault="009F4399">
      <w:r>
        <w:pict w14:anchorId="5C6D49EF">
          <v:rect id="_x0000_i1035" style="width:0;height:1.5pt" o:hralign="center" o:hrstd="t" o:hr="t"/>
        </w:pict>
      </w:r>
    </w:p>
    <w:p w14:paraId="7A22F1BA" w14:textId="77777777" w:rsidR="00531AAD" w:rsidRDefault="009F4399">
      <w:pPr>
        <w:pStyle w:val="Heading2"/>
      </w:pPr>
      <w:bookmarkStart w:id="139" w:name="regulatory-compliance"/>
      <w:bookmarkEnd w:id="125"/>
      <w:bookmarkEnd w:id="131"/>
      <w:r>
        <w:lastRenderedPageBreak/>
        <w:t>5. Regulatory Compliance</w:t>
      </w:r>
    </w:p>
    <w:p w14:paraId="29A06129" w14:textId="77777777" w:rsidR="00531AAD" w:rsidRDefault="009F4399">
      <w:pPr>
        <w:pStyle w:val="Heading3"/>
      </w:pPr>
      <w:bookmarkStart w:id="140" w:name="fda-21-cfr-part-11"/>
      <w:r>
        <w:t>5.1 FDA 21 CFR Part 11</w:t>
      </w:r>
    </w:p>
    <w:p w14:paraId="08BC2DA7" w14:textId="77777777" w:rsidR="00531AAD" w:rsidRDefault="009F4399">
      <w:pPr>
        <w:pStyle w:val="FirstParagraph"/>
      </w:pPr>
      <w:r>
        <w:t>This US regulation ensures electronic records are trustworthy. DataTrial complies by providing:</w:t>
      </w:r>
    </w:p>
    <w:p w14:paraId="36300548" w14:textId="77777777" w:rsidR="00531AAD" w:rsidRDefault="009F4399">
      <w:pPr>
        <w:pStyle w:val="Compact"/>
        <w:numPr>
          <w:ilvl w:val="0"/>
          <w:numId w:val="14"/>
        </w:numPr>
      </w:pPr>
      <w:r>
        <w:rPr>
          <w:b/>
          <w:bCs/>
        </w:rPr>
        <w:t>Audit Trail:</w:t>
      </w:r>
      <w:r>
        <w:t xml:space="preserve"> Every change is logged with who, what, when, why</w:t>
      </w:r>
    </w:p>
    <w:p w14:paraId="6B477C09" w14:textId="77777777" w:rsidR="00531AAD" w:rsidRDefault="009F4399">
      <w:pPr>
        <w:pStyle w:val="Compact"/>
        <w:numPr>
          <w:ilvl w:val="0"/>
          <w:numId w:val="14"/>
        </w:numPr>
      </w:pPr>
      <w:r>
        <w:rPr>
          <w:b/>
          <w:bCs/>
        </w:rPr>
        <w:t>Electronic Signatures:</w:t>
      </w:r>
      <w:r>
        <w:t xml:space="preserve"> Legally</w:t>
      </w:r>
      <w:r>
        <w:t xml:space="preserve"> binding digital signatures</w:t>
      </w:r>
    </w:p>
    <w:p w14:paraId="306E6027" w14:textId="77777777" w:rsidR="00531AAD" w:rsidRDefault="009F4399">
      <w:pPr>
        <w:pStyle w:val="Compact"/>
        <w:numPr>
          <w:ilvl w:val="0"/>
          <w:numId w:val="14"/>
        </w:numPr>
      </w:pPr>
      <w:r>
        <w:rPr>
          <w:b/>
          <w:bCs/>
        </w:rPr>
        <w:t>Access Controls:</w:t>
      </w:r>
      <w:r>
        <w:t xml:space="preserve"> Role-based permissions</w:t>
      </w:r>
    </w:p>
    <w:p w14:paraId="156B8DD0" w14:textId="77777777" w:rsidR="00531AAD" w:rsidRDefault="009F4399">
      <w:pPr>
        <w:pStyle w:val="Compact"/>
        <w:numPr>
          <w:ilvl w:val="0"/>
          <w:numId w:val="14"/>
        </w:numPr>
      </w:pPr>
      <w:r>
        <w:rPr>
          <w:b/>
          <w:bCs/>
        </w:rPr>
        <w:t>Data Integrity:</w:t>
      </w:r>
      <w:r>
        <w:t xml:space="preserve"> Validation and encryption</w:t>
      </w:r>
    </w:p>
    <w:p w14:paraId="5A2C2FA4" w14:textId="77777777" w:rsidR="00531AAD" w:rsidRDefault="009F4399">
      <w:pPr>
        <w:pStyle w:val="Heading3"/>
      </w:pPr>
      <w:bookmarkStart w:id="141" w:name="ich-gcp-good-clinical-practice"/>
      <w:bookmarkEnd w:id="140"/>
      <w:r>
        <w:t>5.2 ICH-GCP (Good Clinical Practice)</w:t>
      </w:r>
    </w:p>
    <w:p w14:paraId="6C2C8091" w14:textId="77777777" w:rsidR="00531AAD" w:rsidRDefault="009F4399">
      <w:pPr>
        <w:pStyle w:val="FirstParagraph"/>
      </w:pPr>
      <w:r>
        <w:t>International standard for ethical clinical trials. DataTrial supports:</w:t>
      </w:r>
    </w:p>
    <w:p w14:paraId="024D1A4A" w14:textId="77777777" w:rsidR="00531AAD" w:rsidRDefault="009F4399">
      <w:pPr>
        <w:pStyle w:val="Compact"/>
        <w:numPr>
          <w:ilvl w:val="0"/>
          <w:numId w:val="15"/>
        </w:numPr>
      </w:pPr>
      <w:r>
        <w:t>Informed consent documentation</w:t>
      </w:r>
    </w:p>
    <w:p w14:paraId="62F633AA" w14:textId="77777777" w:rsidR="00531AAD" w:rsidRDefault="009F4399">
      <w:pPr>
        <w:pStyle w:val="Compact"/>
        <w:numPr>
          <w:ilvl w:val="0"/>
          <w:numId w:val="15"/>
        </w:numPr>
      </w:pPr>
      <w:r>
        <w:t>Protocol compliance checks</w:t>
      </w:r>
    </w:p>
    <w:p w14:paraId="1A28F61A" w14:textId="77777777" w:rsidR="00531AAD" w:rsidRDefault="009F4399">
      <w:pPr>
        <w:pStyle w:val="Compact"/>
        <w:numPr>
          <w:ilvl w:val="0"/>
          <w:numId w:val="15"/>
        </w:numPr>
      </w:pPr>
      <w:r>
        <w:t>Source data verification</w:t>
      </w:r>
    </w:p>
    <w:p w14:paraId="3075F8CC" w14:textId="77777777" w:rsidR="00531AAD" w:rsidRDefault="009F4399">
      <w:pPr>
        <w:pStyle w:val="Compact"/>
        <w:numPr>
          <w:ilvl w:val="0"/>
          <w:numId w:val="15"/>
        </w:numPr>
      </w:pPr>
      <w:r>
        <w:t>Safety reporting</w:t>
      </w:r>
    </w:p>
    <w:p w14:paraId="38D66A2D" w14:textId="77777777" w:rsidR="00531AAD" w:rsidRDefault="009F4399">
      <w:r>
        <w:pict w14:anchorId="67BA4324">
          <v:rect id="_x0000_i1036" style="width:0;height:1.5pt" o:hralign="center" o:hrstd="t" o:hr="t"/>
        </w:pict>
      </w:r>
    </w:p>
    <w:p w14:paraId="14B3FF71" w14:textId="77777777" w:rsidR="00531AAD" w:rsidRDefault="009F4399">
      <w:pPr>
        <w:pStyle w:val="Heading2"/>
      </w:pPr>
      <w:bookmarkStart w:id="142" w:name="security-features"/>
      <w:bookmarkEnd w:id="139"/>
      <w:bookmarkEnd w:id="141"/>
      <w:r>
        <w:t>6. Security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4737"/>
      </w:tblGrid>
      <w:tr w:rsidR="00531AAD" w14:paraId="2E4B6627" w14:textId="77777777" w:rsidTr="0053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B4347" w14:textId="77777777" w:rsidR="00531AAD" w:rsidRDefault="009F439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030E198" w14:textId="77777777" w:rsidR="00531AAD" w:rsidRDefault="009F4399">
            <w:pPr>
              <w:pStyle w:val="Compact"/>
            </w:pPr>
            <w:r>
              <w:t>Description</w:t>
            </w:r>
          </w:p>
        </w:tc>
      </w:tr>
      <w:tr w:rsidR="00531AAD" w14:paraId="3DB09FCB" w14:textId="77777777">
        <w:tc>
          <w:tcPr>
            <w:tcW w:w="0" w:type="auto"/>
          </w:tcPr>
          <w:p w14:paraId="1D9AA928" w14:textId="77777777" w:rsidR="00531AAD" w:rsidRDefault="009F4399">
            <w:pPr>
              <w:pStyle w:val="Compact"/>
            </w:pPr>
            <w:r>
              <w:t>Password Policy</w:t>
            </w:r>
          </w:p>
        </w:tc>
        <w:tc>
          <w:tcPr>
            <w:tcW w:w="0" w:type="auto"/>
          </w:tcPr>
          <w:p w14:paraId="515825D8" w14:textId="77777777" w:rsidR="00531AAD" w:rsidRDefault="009F4399">
            <w:pPr>
              <w:pStyle w:val="Compact"/>
            </w:pPr>
            <w:r>
              <w:t>Minimum length, complexity, expiry, history</w:t>
            </w:r>
          </w:p>
        </w:tc>
      </w:tr>
      <w:tr w:rsidR="00531AAD" w14:paraId="2C277865" w14:textId="77777777">
        <w:tc>
          <w:tcPr>
            <w:tcW w:w="0" w:type="auto"/>
          </w:tcPr>
          <w:p w14:paraId="3BEEFDCC" w14:textId="77777777" w:rsidR="00531AAD" w:rsidRDefault="009F4399">
            <w:pPr>
              <w:pStyle w:val="Compact"/>
            </w:pPr>
            <w:r>
              <w:t>Account Lockout</w:t>
            </w:r>
          </w:p>
        </w:tc>
        <w:tc>
          <w:tcPr>
            <w:tcW w:w="0" w:type="auto"/>
          </w:tcPr>
          <w:p w14:paraId="5A8B46C9" w14:textId="77777777" w:rsidR="00531AAD" w:rsidRDefault="009F4399">
            <w:pPr>
              <w:pStyle w:val="Compact"/>
            </w:pPr>
            <w:r>
              <w:t>3 failed attempts = locked account</w:t>
            </w:r>
          </w:p>
        </w:tc>
      </w:tr>
      <w:tr w:rsidR="00531AAD" w14:paraId="16636D59" w14:textId="77777777">
        <w:tc>
          <w:tcPr>
            <w:tcW w:w="0" w:type="auto"/>
          </w:tcPr>
          <w:p w14:paraId="01427956" w14:textId="77777777" w:rsidR="00531AAD" w:rsidRDefault="009F4399">
            <w:pPr>
              <w:pStyle w:val="Compact"/>
            </w:pPr>
            <w:r>
              <w:t>Session Timeout</w:t>
            </w:r>
          </w:p>
        </w:tc>
        <w:tc>
          <w:tcPr>
            <w:tcW w:w="0" w:type="auto"/>
          </w:tcPr>
          <w:p w14:paraId="6E358605" w14:textId="77777777" w:rsidR="00531AAD" w:rsidRDefault="009F4399">
            <w:pPr>
              <w:pStyle w:val="Compact"/>
            </w:pPr>
            <w:r>
              <w:t>Auto-logout after inactivity</w:t>
            </w:r>
          </w:p>
        </w:tc>
      </w:tr>
      <w:tr w:rsidR="00531AAD" w14:paraId="16DE2B30" w14:textId="77777777">
        <w:tc>
          <w:tcPr>
            <w:tcW w:w="0" w:type="auto"/>
          </w:tcPr>
          <w:p w14:paraId="7F66B430" w14:textId="77777777" w:rsidR="00531AAD" w:rsidRDefault="009F4399">
            <w:pPr>
              <w:pStyle w:val="Compact"/>
            </w:pPr>
            <w:r>
              <w:t>64-bit Encryption</w:t>
            </w:r>
          </w:p>
        </w:tc>
        <w:tc>
          <w:tcPr>
            <w:tcW w:w="0" w:type="auto"/>
          </w:tcPr>
          <w:p w14:paraId="221B92DF" w14:textId="77777777" w:rsidR="00531AAD" w:rsidRDefault="009F4399">
            <w:pPr>
              <w:pStyle w:val="Compact"/>
            </w:pPr>
            <w:r>
              <w:t>All data encrypted in transit and at rest</w:t>
            </w:r>
          </w:p>
        </w:tc>
      </w:tr>
      <w:tr w:rsidR="00531AAD" w14:paraId="09E7F558" w14:textId="77777777">
        <w:tc>
          <w:tcPr>
            <w:tcW w:w="0" w:type="auto"/>
          </w:tcPr>
          <w:p w14:paraId="642B906D" w14:textId="77777777" w:rsidR="00531AAD" w:rsidRDefault="009F4399">
            <w:pPr>
              <w:pStyle w:val="Compact"/>
            </w:pPr>
            <w:r>
              <w:t>Role-Based Access</w:t>
            </w:r>
          </w:p>
        </w:tc>
        <w:tc>
          <w:tcPr>
            <w:tcW w:w="0" w:type="auto"/>
          </w:tcPr>
          <w:p w14:paraId="76508414" w14:textId="77777777" w:rsidR="00531AAD" w:rsidRDefault="009F4399">
            <w:pPr>
              <w:pStyle w:val="Compact"/>
            </w:pPr>
            <w:r>
              <w:t>Users see only what they need</w:t>
            </w:r>
          </w:p>
        </w:tc>
      </w:tr>
      <w:tr w:rsidR="00531AAD" w14:paraId="5C469203" w14:textId="77777777">
        <w:tc>
          <w:tcPr>
            <w:tcW w:w="0" w:type="auto"/>
          </w:tcPr>
          <w:p w14:paraId="22BBF109" w14:textId="77777777" w:rsidR="00531AAD" w:rsidRDefault="009F4399">
            <w:pPr>
              <w:pStyle w:val="Compact"/>
            </w:pPr>
            <w:r>
              <w:t>Audit Logging</w:t>
            </w:r>
          </w:p>
        </w:tc>
        <w:tc>
          <w:tcPr>
            <w:tcW w:w="0" w:type="auto"/>
          </w:tcPr>
          <w:p w14:paraId="1F1AA55D" w14:textId="77777777" w:rsidR="00531AAD" w:rsidRDefault="009F4399">
            <w:pPr>
              <w:pStyle w:val="Compact"/>
            </w:pPr>
            <w:r>
              <w:t>Every action is recorded</w:t>
            </w:r>
          </w:p>
        </w:tc>
      </w:tr>
    </w:tbl>
    <w:p w14:paraId="1A5C63E5" w14:textId="77777777" w:rsidR="00531AAD" w:rsidRDefault="009F4399">
      <w:r>
        <w:pict w14:anchorId="6FAEBCCD">
          <v:rect id="_x0000_i1037" style="width:0;height:1.5pt" o:hralign="center" o:hrstd="t" o:hr="t"/>
        </w:pict>
      </w:r>
    </w:p>
    <w:p w14:paraId="657103C2" w14:textId="77777777" w:rsidR="00531AAD" w:rsidRDefault="009F4399">
      <w:pPr>
        <w:pStyle w:val="Heading2"/>
      </w:pPr>
      <w:bookmarkStart w:id="143" w:name="key-benefits-summary"/>
      <w:bookmarkEnd w:id="142"/>
      <w:r>
        <w:t>7. Key Benefits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13"/>
        <w:gridCol w:w="4163"/>
      </w:tblGrid>
      <w:tr w:rsidR="00531AAD" w14:paraId="6C2293D6" w14:textId="77777777" w:rsidTr="0053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6" w:type="dxa"/>
          </w:tcPr>
          <w:p w14:paraId="3BAA12D4" w14:textId="77777777" w:rsidR="00531AAD" w:rsidRDefault="009F4399">
            <w:pPr>
              <w:pStyle w:val="Compact"/>
            </w:pPr>
            <w:r>
              <w:t>Stakeholder</w:t>
            </w:r>
          </w:p>
        </w:tc>
        <w:tc>
          <w:tcPr>
            <w:tcW w:w="3443" w:type="dxa"/>
          </w:tcPr>
          <w:p w14:paraId="06A11155" w14:textId="77777777" w:rsidR="00531AAD" w:rsidRDefault="009F4399">
            <w:pPr>
              <w:pStyle w:val="Compact"/>
            </w:pPr>
            <w:r>
              <w:t>Benefits</w:t>
            </w:r>
          </w:p>
        </w:tc>
      </w:tr>
      <w:tr w:rsidR="00531AAD" w14:paraId="50F17C7F" w14:textId="77777777">
        <w:tc>
          <w:tcPr>
            <w:tcW w:w="4476" w:type="dxa"/>
          </w:tcPr>
          <w:p w14:paraId="058E6E29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Sponsor</w:t>
            </w:r>
          </w:p>
        </w:tc>
        <w:tc>
          <w:tcPr>
            <w:tcW w:w="3443" w:type="dxa"/>
          </w:tcPr>
          <w:p w14:paraId="4424C049" w14:textId="77777777" w:rsidR="00531AAD" w:rsidRDefault="009F4399">
            <w:pPr>
              <w:pStyle w:val="Compact"/>
            </w:pPr>
            <w:r>
              <w:t>Real-time visibility, faster trials, reduced costs</w:t>
            </w:r>
          </w:p>
        </w:tc>
      </w:tr>
      <w:tr w:rsidR="00531AAD" w14:paraId="16AAD9E3" w14:textId="77777777">
        <w:tc>
          <w:tcPr>
            <w:tcW w:w="4476" w:type="dxa"/>
          </w:tcPr>
          <w:p w14:paraId="5B41F505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Sites</w:t>
            </w:r>
          </w:p>
        </w:tc>
        <w:tc>
          <w:tcPr>
            <w:tcW w:w="3443" w:type="dxa"/>
          </w:tcPr>
          <w:p w14:paraId="0C619557" w14:textId="77777777" w:rsidR="00531AAD" w:rsidRDefault="009F4399">
            <w:pPr>
              <w:pStyle w:val="Compact"/>
            </w:pPr>
            <w:r>
              <w:t>Less paperwork, guided data entry, instant query resolution</w:t>
            </w:r>
          </w:p>
        </w:tc>
      </w:tr>
      <w:tr w:rsidR="00531AAD" w14:paraId="13A16EA9" w14:textId="77777777">
        <w:tc>
          <w:tcPr>
            <w:tcW w:w="4476" w:type="dxa"/>
          </w:tcPr>
          <w:p w14:paraId="3375A48B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Patients</w:t>
            </w:r>
          </w:p>
        </w:tc>
        <w:tc>
          <w:tcPr>
            <w:tcW w:w="3443" w:type="dxa"/>
          </w:tcPr>
          <w:p w14:paraId="4336427C" w14:textId="77777777" w:rsidR="00531AAD" w:rsidRDefault="009F4399">
            <w:pPr>
              <w:pStyle w:val="Compact"/>
            </w:pPr>
            <w:r>
              <w:t>Safer trials, better drug accountability</w:t>
            </w:r>
          </w:p>
        </w:tc>
      </w:tr>
      <w:tr w:rsidR="00531AAD" w14:paraId="6752BFA5" w14:textId="77777777">
        <w:tc>
          <w:tcPr>
            <w:tcW w:w="4476" w:type="dxa"/>
          </w:tcPr>
          <w:p w14:paraId="331EF42E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Regulators</w:t>
            </w:r>
          </w:p>
        </w:tc>
        <w:tc>
          <w:tcPr>
            <w:tcW w:w="3443" w:type="dxa"/>
          </w:tcPr>
          <w:p w14:paraId="458A57AF" w14:textId="77777777" w:rsidR="00531AAD" w:rsidRDefault="009F4399">
            <w:pPr>
              <w:pStyle w:val="Compact"/>
            </w:pPr>
            <w:r>
              <w:t>Complete audit trail, compliance documentation</w:t>
            </w:r>
          </w:p>
        </w:tc>
      </w:tr>
      <w:tr w:rsidR="00531AAD" w14:paraId="22FB8262" w14:textId="77777777">
        <w:tc>
          <w:tcPr>
            <w:tcW w:w="4476" w:type="dxa"/>
          </w:tcPr>
          <w:p w14:paraId="6C8F0C6F" w14:textId="77777777" w:rsidR="00531AAD" w:rsidRDefault="009F4399">
            <w:pPr>
              <w:pStyle w:val="Compact"/>
            </w:pPr>
            <w:r>
              <w:rPr>
                <w:b/>
                <w:bCs/>
              </w:rPr>
              <w:t>Data Managers</w:t>
            </w:r>
          </w:p>
        </w:tc>
        <w:tc>
          <w:tcPr>
            <w:tcW w:w="3443" w:type="dxa"/>
          </w:tcPr>
          <w:p w14:paraId="46DCE2F4" w14:textId="77777777" w:rsidR="00531AAD" w:rsidRDefault="009F4399">
            <w:pPr>
              <w:pStyle w:val="Compact"/>
            </w:pPr>
            <w:r>
              <w:t>Clean data, automated checks, efficient review</w:t>
            </w:r>
          </w:p>
        </w:tc>
      </w:tr>
    </w:tbl>
    <w:p w14:paraId="25C5B7FA" w14:textId="77777777" w:rsidR="00531AAD" w:rsidRDefault="009F4399">
      <w:r>
        <w:lastRenderedPageBreak/>
        <w:pict w14:anchorId="1D8E06ED">
          <v:rect id="_x0000_i1038" style="width:0;height:1.5pt" o:hralign="center" o:hrstd="t" o:hr="t"/>
        </w:pict>
      </w:r>
    </w:p>
    <w:p w14:paraId="2D2FCB83" w14:textId="77777777" w:rsidR="00531AAD" w:rsidRDefault="009F4399">
      <w:pPr>
        <w:pStyle w:val="Heading2"/>
      </w:pPr>
      <w:bookmarkStart w:id="144" w:name="glossary-of-terms"/>
      <w:bookmarkEnd w:id="143"/>
      <w:r>
        <w:t>8. Glossary of Terms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9"/>
        <w:gridCol w:w="6336"/>
      </w:tblGrid>
      <w:tr w:rsidR="00531AAD" w14:paraId="50EA9D7F" w14:textId="77777777" w:rsidTr="0053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F2454" w14:textId="77777777" w:rsidR="00531AAD" w:rsidRDefault="009F4399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7D4165C8" w14:textId="77777777" w:rsidR="00531AAD" w:rsidRDefault="009F4399">
            <w:pPr>
              <w:pStyle w:val="Compact"/>
            </w:pPr>
            <w:r>
              <w:t>Meaning</w:t>
            </w:r>
          </w:p>
        </w:tc>
      </w:tr>
      <w:tr w:rsidR="00531AAD" w14:paraId="4C278F39" w14:textId="77777777">
        <w:tc>
          <w:tcPr>
            <w:tcW w:w="0" w:type="auto"/>
          </w:tcPr>
          <w:p w14:paraId="53A8E415" w14:textId="77777777" w:rsidR="00531AAD" w:rsidRDefault="009F4399">
            <w:pPr>
              <w:pStyle w:val="Compact"/>
            </w:pPr>
            <w:r>
              <w:t>CRF</w:t>
            </w:r>
          </w:p>
        </w:tc>
        <w:tc>
          <w:tcPr>
            <w:tcW w:w="0" w:type="auto"/>
          </w:tcPr>
          <w:p w14:paraId="1142D665" w14:textId="77777777" w:rsidR="00531AAD" w:rsidRDefault="009F4399">
            <w:pPr>
              <w:pStyle w:val="Compact"/>
            </w:pPr>
            <w:r>
              <w:t>Case Report Form - electronic form for data entry</w:t>
            </w:r>
          </w:p>
        </w:tc>
      </w:tr>
      <w:tr w:rsidR="00531AAD" w14:paraId="08790B10" w14:textId="77777777">
        <w:tc>
          <w:tcPr>
            <w:tcW w:w="0" w:type="auto"/>
          </w:tcPr>
          <w:p w14:paraId="24AE4FD5" w14:textId="77777777" w:rsidR="00531AAD" w:rsidRDefault="009F4399">
            <w:pPr>
              <w:pStyle w:val="Compact"/>
            </w:pPr>
            <w:r>
              <w:t>SDV</w:t>
            </w:r>
          </w:p>
        </w:tc>
        <w:tc>
          <w:tcPr>
            <w:tcW w:w="0" w:type="auto"/>
          </w:tcPr>
          <w:p w14:paraId="4E3954DA" w14:textId="77777777" w:rsidR="00531AAD" w:rsidRDefault="009F4399">
            <w:pPr>
              <w:pStyle w:val="Compact"/>
            </w:pPr>
            <w:r>
              <w:t>Source Data Verification - comparing e-data to paper source</w:t>
            </w:r>
          </w:p>
        </w:tc>
      </w:tr>
      <w:tr w:rsidR="00531AAD" w14:paraId="4710E640" w14:textId="77777777">
        <w:tc>
          <w:tcPr>
            <w:tcW w:w="0" w:type="auto"/>
          </w:tcPr>
          <w:p w14:paraId="26AA0C74" w14:textId="77777777" w:rsidR="00531AAD" w:rsidRDefault="009F4399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64AC74FC" w14:textId="77777777" w:rsidR="00531AAD" w:rsidRDefault="009F4399">
            <w:pPr>
              <w:pStyle w:val="Compact"/>
            </w:pPr>
            <w:r>
              <w:t>Investigational Product - the drug being tested</w:t>
            </w:r>
          </w:p>
        </w:tc>
      </w:tr>
      <w:tr w:rsidR="00531AAD" w14:paraId="2FD97E5F" w14:textId="77777777">
        <w:tc>
          <w:tcPr>
            <w:tcW w:w="0" w:type="auto"/>
          </w:tcPr>
          <w:p w14:paraId="6E5E0501" w14:textId="77777777" w:rsidR="00531AAD" w:rsidRDefault="009F4399">
            <w:pPr>
              <w:pStyle w:val="Compact"/>
            </w:pPr>
            <w:r>
              <w:t>Randomization</w:t>
            </w:r>
          </w:p>
        </w:tc>
        <w:tc>
          <w:tcPr>
            <w:tcW w:w="0" w:type="auto"/>
          </w:tcPr>
          <w:p w14:paraId="27F2FCD0" w14:textId="77777777" w:rsidR="00531AAD" w:rsidRDefault="009F4399">
            <w:pPr>
              <w:pStyle w:val="Compact"/>
            </w:pPr>
            <w:r>
              <w:t>Random assignment of patients to treatment groups</w:t>
            </w:r>
          </w:p>
        </w:tc>
      </w:tr>
      <w:tr w:rsidR="00531AAD" w14:paraId="2532F71C" w14:textId="77777777">
        <w:tc>
          <w:tcPr>
            <w:tcW w:w="0" w:type="auto"/>
          </w:tcPr>
          <w:p w14:paraId="45D1CEF0" w14:textId="77777777" w:rsidR="00531AAD" w:rsidRDefault="009F4399">
            <w:pPr>
              <w:pStyle w:val="Compact"/>
            </w:pPr>
            <w:r>
              <w:t>Blinding</w:t>
            </w:r>
          </w:p>
        </w:tc>
        <w:tc>
          <w:tcPr>
            <w:tcW w:w="0" w:type="auto"/>
          </w:tcPr>
          <w:p w14:paraId="1CFCB185" w14:textId="77777777" w:rsidR="00531AAD" w:rsidRDefault="009F4399">
            <w:pPr>
              <w:pStyle w:val="Compact"/>
            </w:pPr>
            <w:r>
              <w:t>Keeping treatment assignment secret</w:t>
            </w:r>
          </w:p>
        </w:tc>
      </w:tr>
      <w:tr w:rsidR="00531AAD" w14:paraId="1E224413" w14:textId="77777777">
        <w:tc>
          <w:tcPr>
            <w:tcW w:w="0" w:type="auto"/>
          </w:tcPr>
          <w:p w14:paraId="2F3EC510" w14:textId="77777777" w:rsidR="00531AAD" w:rsidRDefault="009F4399">
            <w:pPr>
              <w:pStyle w:val="Compact"/>
            </w:pPr>
            <w:r>
              <w:t>Query</w:t>
            </w:r>
          </w:p>
        </w:tc>
        <w:tc>
          <w:tcPr>
            <w:tcW w:w="0" w:type="auto"/>
          </w:tcPr>
          <w:p w14:paraId="161AD321" w14:textId="77777777" w:rsidR="00531AAD" w:rsidRDefault="009F4399">
            <w:pPr>
              <w:pStyle w:val="Compact"/>
            </w:pPr>
            <w:r>
              <w:t>Question about data ac</w:t>
            </w:r>
            <w:r>
              <w:t>curacy</w:t>
            </w:r>
          </w:p>
        </w:tc>
      </w:tr>
      <w:tr w:rsidR="00531AAD" w14:paraId="61479B36" w14:textId="77777777">
        <w:tc>
          <w:tcPr>
            <w:tcW w:w="0" w:type="auto"/>
          </w:tcPr>
          <w:p w14:paraId="239A5164" w14:textId="77777777" w:rsidR="00531AAD" w:rsidRDefault="009F4399">
            <w:pPr>
              <w:pStyle w:val="Compact"/>
            </w:pPr>
            <w:r>
              <w:t>Audit Trail</w:t>
            </w:r>
          </w:p>
        </w:tc>
        <w:tc>
          <w:tcPr>
            <w:tcW w:w="0" w:type="auto"/>
          </w:tcPr>
          <w:p w14:paraId="72311D8D" w14:textId="77777777" w:rsidR="00531AAD" w:rsidRDefault="009F4399">
            <w:pPr>
              <w:pStyle w:val="Compact"/>
            </w:pPr>
            <w:r>
              <w:t>Log of all system activities</w:t>
            </w:r>
          </w:p>
        </w:tc>
      </w:tr>
      <w:tr w:rsidR="00531AAD" w14:paraId="300C1E92" w14:textId="77777777">
        <w:tc>
          <w:tcPr>
            <w:tcW w:w="0" w:type="auto"/>
          </w:tcPr>
          <w:p w14:paraId="131A6387" w14:textId="77777777" w:rsidR="00531AAD" w:rsidRDefault="009F4399">
            <w:pPr>
              <w:pStyle w:val="Compact"/>
            </w:pPr>
            <w:r>
              <w:t>e-Signature</w:t>
            </w:r>
          </w:p>
        </w:tc>
        <w:tc>
          <w:tcPr>
            <w:tcW w:w="0" w:type="auto"/>
          </w:tcPr>
          <w:p w14:paraId="7668DDA6" w14:textId="77777777" w:rsidR="00531AAD" w:rsidRDefault="009F4399">
            <w:pPr>
              <w:pStyle w:val="Compact"/>
            </w:pPr>
            <w:r>
              <w:t>Electronic equivalent of handwritten signature</w:t>
            </w:r>
          </w:p>
        </w:tc>
      </w:tr>
      <w:tr w:rsidR="00531AAD" w14:paraId="21BE476E" w14:textId="77777777">
        <w:tc>
          <w:tcPr>
            <w:tcW w:w="0" w:type="auto"/>
          </w:tcPr>
          <w:p w14:paraId="5BFD84DB" w14:textId="77777777" w:rsidR="00531AAD" w:rsidRDefault="009F4399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27DE99C8" w14:textId="77777777" w:rsidR="00531AAD" w:rsidRDefault="009F4399">
            <w:pPr>
              <w:pStyle w:val="Compact"/>
            </w:pPr>
            <w:r>
              <w:t>The “recipe” for how the trial should be conducted</w:t>
            </w:r>
          </w:p>
        </w:tc>
      </w:tr>
      <w:tr w:rsidR="00531AAD" w14:paraId="7DD7624B" w14:textId="77777777">
        <w:tc>
          <w:tcPr>
            <w:tcW w:w="0" w:type="auto"/>
          </w:tcPr>
          <w:p w14:paraId="1BC6FC2A" w14:textId="77777777" w:rsidR="00531AAD" w:rsidRDefault="009F4399">
            <w:pPr>
              <w:pStyle w:val="Compact"/>
            </w:pPr>
            <w:r>
              <w:t>ICF</w:t>
            </w:r>
          </w:p>
        </w:tc>
        <w:tc>
          <w:tcPr>
            <w:tcW w:w="0" w:type="auto"/>
          </w:tcPr>
          <w:p w14:paraId="3BC48963" w14:textId="77777777" w:rsidR="00531AAD" w:rsidRDefault="009F4399">
            <w:pPr>
              <w:pStyle w:val="Compact"/>
            </w:pPr>
            <w:r>
              <w:t>Informed Consent Form - patient agrees to participate</w:t>
            </w:r>
          </w:p>
        </w:tc>
      </w:tr>
    </w:tbl>
    <w:p w14:paraId="4AE2D473" w14:textId="77777777" w:rsidR="00531AAD" w:rsidRDefault="009F4399">
      <w:r>
        <w:pict w14:anchorId="6CAC6EB6">
          <v:rect id="_x0000_i1039" style="width:0;height:1.5pt" o:hralign="center" o:hrstd="t" o:hr="t"/>
        </w:pict>
      </w:r>
    </w:p>
    <w:p w14:paraId="7AFD2DB2" w14:textId="77777777" w:rsidR="00531AAD" w:rsidRDefault="009F4399">
      <w:pPr>
        <w:pStyle w:val="Heading2"/>
      </w:pPr>
      <w:bookmarkStart w:id="145" w:name="system-access"/>
      <w:bookmarkEnd w:id="144"/>
      <w:r>
        <w:t>9. System Access</w:t>
      </w:r>
    </w:p>
    <w:p w14:paraId="5DCEF169" w14:textId="77777777" w:rsidR="00531AAD" w:rsidRDefault="009F4399">
      <w:pPr>
        <w:pStyle w:val="Compact"/>
        <w:numPr>
          <w:ilvl w:val="0"/>
          <w:numId w:val="16"/>
        </w:numPr>
      </w:pPr>
      <w:r>
        <w:rPr>
          <w:b/>
          <w:bCs/>
        </w:rPr>
        <w:t>URL:</w:t>
      </w:r>
      <w:r>
        <w:t xml:space="preserve"> Provided by DataTrial team</w:t>
      </w:r>
    </w:p>
    <w:p w14:paraId="67102AC6" w14:textId="77777777" w:rsidR="00531AAD" w:rsidRDefault="009F4399">
      <w:pPr>
        <w:pStyle w:val="Compact"/>
        <w:numPr>
          <w:ilvl w:val="0"/>
          <w:numId w:val="16"/>
        </w:numPr>
      </w:pPr>
      <w:r>
        <w:rPr>
          <w:b/>
          <w:bCs/>
        </w:rPr>
        <w:t>Browser:</w:t>
      </w:r>
      <w:r>
        <w:t xml:space="preserve"> Chrome, Firefox, Edge, Safari (latest versions)</w:t>
      </w:r>
    </w:p>
    <w:p w14:paraId="7245E1C4" w14:textId="77777777" w:rsidR="00531AAD" w:rsidRDefault="009F4399">
      <w:pPr>
        <w:pStyle w:val="Compact"/>
        <w:numPr>
          <w:ilvl w:val="0"/>
          <w:numId w:val="16"/>
        </w:numPr>
      </w:pPr>
      <w:r>
        <w:rPr>
          <w:b/>
          <w:bCs/>
        </w:rPr>
        <w:t>Internet:</w:t>
      </w:r>
      <w:r>
        <w:t xml:space="preserve"> Minimum 512 Kbps</w:t>
      </w:r>
    </w:p>
    <w:p w14:paraId="7DF3155C" w14:textId="77777777" w:rsidR="00531AAD" w:rsidRDefault="009F4399">
      <w:pPr>
        <w:pStyle w:val="Compact"/>
        <w:numPr>
          <w:ilvl w:val="0"/>
          <w:numId w:val="16"/>
        </w:numPr>
      </w:pPr>
      <w:r>
        <w:rPr>
          <w:b/>
          <w:bCs/>
        </w:rPr>
        <w:t>Training:</w:t>
      </w:r>
      <w:r>
        <w:t xml:space="preserve"> Required before access is granted</w:t>
      </w:r>
    </w:p>
    <w:p w14:paraId="71875FAF" w14:textId="77777777" w:rsidR="00531AAD" w:rsidRDefault="009F4399">
      <w:r>
        <w:pict w14:anchorId="2E203A4C">
          <v:rect id="_x0000_i1040" style="width:0;height:1.5pt" o:hralign="center" o:hrstd="t" o:hr="t"/>
        </w:pict>
      </w:r>
    </w:p>
    <w:p w14:paraId="716EA0C0" w14:textId="77777777" w:rsidR="00531AAD" w:rsidRDefault="009F4399">
      <w:pPr>
        <w:pStyle w:val="FirstParagraph"/>
      </w:pPr>
      <w:r>
        <w:rPr>
          <w:i/>
          <w:iCs/>
        </w:rPr>
        <w:t>This document provid</w:t>
      </w:r>
      <w:r>
        <w:rPr>
          <w:i/>
          <w:iCs/>
        </w:rPr>
        <w:t>es a conceptual overview. For detailed functional requirements, refer to the Functional Specification Document (FSD).</w:t>
      </w:r>
      <w:bookmarkEnd w:id="1"/>
      <w:bookmarkEnd w:id="145"/>
    </w:p>
    <w:sectPr w:rsidR="00531AA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3D6E3" w14:textId="77777777" w:rsidR="009F4399" w:rsidRDefault="009F4399">
      <w:pPr>
        <w:spacing w:after="0"/>
      </w:pPr>
      <w:r>
        <w:separator/>
      </w:r>
    </w:p>
  </w:endnote>
  <w:endnote w:type="continuationSeparator" w:id="0">
    <w:p w14:paraId="37287276" w14:textId="77777777" w:rsidR="009F4399" w:rsidRDefault="009F43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5F36E" w14:textId="77777777" w:rsidR="009F4399" w:rsidRDefault="009F4399">
      <w:r>
        <w:separator/>
      </w:r>
    </w:p>
  </w:footnote>
  <w:footnote w:type="continuationSeparator" w:id="0">
    <w:p w14:paraId="64AE1961" w14:textId="77777777" w:rsidR="009F4399" w:rsidRDefault="009F43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35AC8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0C53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D60E0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uralidhar Panapakam">
    <w15:presenceInfo w15:providerId="AD" w15:userId="S::Muralidhar.Pa@hetero.com::ef391515-c5bd-46f4-8932-c81d845ebb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AAD"/>
    <w:rsid w:val="00307F29"/>
    <w:rsid w:val="003A4F53"/>
    <w:rsid w:val="00531AAD"/>
    <w:rsid w:val="007B3706"/>
    <w:rsid w:val="009F4399"/>
    <w:rsid w:val="00BD5CEA"/>
    <w:rsid w:val="00FD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1BB2"/>
  <w15:docId w15:val="{49F67D1A-12CB-43BC-BECD-45C606DE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efault">
    <w:name w:val="Default"/>
    <w:rsid w:val="00307F29"/>
    <w:pPr>
      <w:autoSpaceDE w:val="0"/>
      <w:autoSpaceDN w:val="0"/>
      <w:adjustRightInd w:val="0"/>
      <w:spacing w:after="0"/>
    </w:pPr>
    <w:rPr>
      <w:rFonts w:ascii="Trebuchet MS" w:hAnsi="Trebuchet MS" w:cs="Trebuchet MS"/>
      <w:color w:val="00000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Muralidhar Panapakam</cp:lastModifiedBy>
  <cp:revision>2</cp:revision>
  <dcterms:created xsi:type="dcterms:W3CDTF">2026-01-27T05:39:00Z</dcterms:created>
  <dcterms:modified xsi:type="dcterms:W3CDTF">2026-02-15T11:39:00Z</dcterms:modified>
</cp:coreProperties>
</file>